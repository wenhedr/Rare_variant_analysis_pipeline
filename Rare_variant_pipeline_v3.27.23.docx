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B0974" w14:textId="152453C8" w:rsidR="0019264B" w:rsidRDefault="000C2187" w:rsidP="00A0555C">
      <w:pPr>
        <w:jc w:val="center"/>
        <w:rPr>
          <w:b/>
          <w:bCs/>
          <w:sz w:val="28"/>
          <w:szCs w:val="28"/>
        </w:rPr>
      </w:pPr>
      <w:bookmarkStart w:id="0" w:name="OLE_LINK59"/>
      <w:bookmarkStart w:id="1" w:name="OLE_LINK60"/>
      <w:r w:rsidRPr="00A0555C">
        <w:rPr>
          <w:b/>
          <w:bCs/>
          <w:sz w:val="28"/>
          <w:szCs w:val="28"/>
        </w:rPr>
        <w:t xml:space="preserve">Rare Variant Analysis </w:t>
      </w:r>
      <w:r w:rsidR="00CE4CE4" w:rsidRPr="00A0555C">
        <w:rPr>
          <w:b/>
          <w:bCs/>
          <w:sz w:val="28"/>
          <w:szCs w:val="28"/>
        </w:rPr>
        <w:t>Pipeline</w:t>
      </w:r>
      <w:r w:rsidR="00F700EC" w:rsidRPr="00A0555C">
        <w:rPr>
          <w:b/>
          <w:bCs/>
          <w:sz w:val="28"/>
          <w:szCs w:val="28"/>
        </w:rPr>
        <w:t>:  </w:t>
      </w:r>
      <w:r w:rsidR="00F67F9A">
        <w:rPr>
          <w:b/>
          <w:bCs/>
          <w:sz w:val="28"/>
          <w:szCs w:val="28"/>
        </w:rPr>
        <w:t>S</w:t>
      </w:r>
      <w:r w:rsidR="00F700EC" w:rsidRPr="00A0555C">
        <w:rPr>
          <w:b/>
          <w:bCs/>
          <w:sz w:val="28"/>
          <w:szCs w:val="28"/>
        </w:rPr>
        <w:t>tep-</w:t>
      </w:r>
      <w:r w:rsidR="00F67F9A">
        <w:rPr>
          <w:b/>
          <w:bCs/>
          <w:sz w:val="28"/>
          <w:szCs w:val="28"/>
        </w:rPr>
        <w:t>B</w:t>
      </w:r>
      <w:r w:rsidR="00F700EC" w:rsidRPr="00A0555C">
        <w:rPr>
          <w:b/>
          <w:bCs/>
          <w:sz w:val="28"/>
          <w:szCs w:val="28"/>
        </w:rPr>
        <w:t>y-</w:t>
      </w:r>
      <w:r w:rsidR="00F67F9A">
        <w:rPr>
          <w:b/>
          <w:bCs/>
          <w:sz w:val="28"/>
          <w:szCs w:val="28"/>
        </w:rPr>
        <w:t>S</w:t>
      </w:r>
      <w:r w:rsidR="00F700EC" w:rsidRPr="00A0555C">
        <w:rPr>
          <w:b/>
          <w:bCs/>
          <w:sz w:val="28"/>
          <w:szCs w:val="28"/>
        </w:rPr>
        <w:t>tep</w:t>
      </w:r>
    </w:p>
    <w:p w14:paraId="306B8CAC" w14:textId="0C3C58A4" w:rsidR="00497AC6" w:rsidRDefault="00F67F9A" w:rsidP="004B0813">
      <w:pPr>
        <w:jc w:val="center"/>
        <w:rPr>
          <w:sz w:val="24"/>
          <w:szCs w:val="24"/>
        </w:rPr>
      </w:pPr>
      <w:r w:rsidRPr="00F67F9A">
        <w:rPr>
          <w:sz w:val="24"/>
          <w:szCs w:val="24"/>
        </w:rPr>
        <w:t xml:space="preserve">Version </w:t>
      </w:r>
      <w:r w:rsidR="00B8581A">
        <w:rPr>
          <w:sz w:val="24"/>
          <w:szCs w:val="24"/>
        </w:rPr>
        <w:t>03.23.2023</w:t>
      </w:r>
      <w:bookmarkEnd w:id="0"/>
      <w:bookmarkEnd w:id="1"/>
    </w:p>
    <w:p w14:paraId="02213817" w14:textId="5E741570" w:rsidR="004B0813" w:rsidRDefault="004B0813" w:rsidP="004B0813">
      <w:pPr>
        <w:jc w:val="center"/>
        <w:rPr>
          <w:sz w:val="24"/>
          <w:szCs w:val="24"/>
        </w:rPr>
      </w:pPr>
      <w:r>
        <w:rPr>
          <w:sz w:val="24"/>
          <w:szCs w:val="24"/>
        </w:rPr>
        <w:t>Wen He, Evan Schafer, Yee-Ming Chan</w:t>
      </w:r>
    </w:p>
    <w:p w14:paraId="26674840" w14:textId="170387B8" w:rsidR="004B0813" w:rsidRDefault="004B0813" w:rsidP="004B0813">
      <w:pPr>
        <w:jc w:val="center"/>
        <w:rPr>
          <w:sz w:val="24"/>
          <w:szCs w:val="24"/>
        </w:rPr>
      </w:pPr>
      <w:r>
        <w:rPr>
          <w:sz w:val="24"/>
          <w:szCs w:val="24"/>
        </w:rPr>
        <w:t>Boston Children’s Hospital</w:t>
      </w:r>
    </w:p>
    <w:p w14:paraId="6F1179CF" w14:textId="25FB6A4E" w:rsidR="00A0555C" w:rsidRPr="00A0555C" w:rsidRDefault="005E7D02" w:rsidP="00A0555C">
      <w:pPr>
        <w:rPr>
          <w:rFonts w:eastAsiaTheme="minorHAnsi"/>
        </w:rPr>
      </w:pPr>
      <w:r w:rsidRPr="005E7D02">
        <w:t xml:space="preserve">Aim: </w:t>
      </w:r>
      <w:r w:rsidR="00EE62A5">
        <w:t>to i</w:t>
      </w:r>
      <w:r w:rsidRPr="005E7D02">
        <w:t xml:space="preserve">dentify genes associated with </w:t>
      </w:r>
      <w:r w:rsidR="005B500E">
        <w:t xml:space="preserve">case disorder </w:t>
      </w:r>
      <w:r w:rsidRPr="005E7D02">
        <w:t>us</w:t>
      </w:r>
      <w:r>
        <w:t>ing</w:t>
      </w:r>
      <w:r w:rsidR="00511F83">
        <w:t xml:space="preserve"> </w:t>
      </w:r>
      <w:r w:rsidR="009B5941">
        <w:t xml:space="preserve">exome-wide </w:t>
      </w:r>
      <w:r w:rsidR="00511F83">
        <w:t>gene-based</w:t>
      </w:r>
      <w:r w:rsidRPr="005E7D02">
        <w:t xml:space="preserve"> burden testing, </w:t>
      </w:r>
      <w:r w:rsidR="009B5941">
        <w:t>in which</w:t>
      </w:r>
      <w:r w:rsidR="009B5941" w:rsidRPr="005E7D02">
        <w:t xml:space="preserve"> </w:t>
      </w:r>
      <w:r w:rsidRPr="005E7D02">
        <w:t xml:space="preserve">the aggregate </w:t>
      </w:r>
      <w:r w:rsidR="00511F83">
        <w:t>frequency</w:t>
      </w:r>
      <w:r w:rsidRPr="005E7D02">
        <w:t xml:space="preserve"> of rare protein-altering variants in each gene </w:t>
      </w:r>
      <w:r w:rsidR="009B5941">
        <w:t xml:space="preserve">in the exome </w:t>
      </w:r>
      <w:r w:rsidRPr="005E7D02">
        <w:t>is tested against a set of suitable controls. </w:t>
      </w:r>
    </w:p>
    <w:p w14:paraId="6665B9EC" w14:textId="77777777" w:rsidR="006E5A5C" w:rsidRPr="006E5A5C" w:rsidRDefault="006E5A5C" w:rsidP="006E5A5C">
      <w:pPr>
        <w:pStyle w:val="ListParagraph"/>
        <w:shd w:val="clear" w:color="auto" w:fill="FFFFFF"/>
        <w:ind w:left="1440"/>
        <w:rPr>
          <w:rFonts w:eastAsia="Times New Roman" w:cstheme="minorHAnsi"/>
          <w:color w:val="000000"/>
        </w:rPr>
      </w:pPr>
    </w:p>
    <w:p w14:paraId="6D56A1D5" w14:textId="6DE4668A" w:rsidR="00B8212D" w:rsidRPr="00A0555C" w:rsidRDefault="007345C2">
      <w:pPr>
        <w:rPr>
          <w:b/>
          <w:bCs/>
          <w:sz w:val="28"/>
          <w:szCs w:val="28"/>
        </w:rPr>
      </w:pPr>
      <w:r w:rsidRPr="00A0555C">
        <w:rPr>
          <w:b/>
          <w:bCs/>
          <w:sz w:val="28"/>
          <w:szCs w:val="28"/>
        </w:rPr>
        <w:t>Case s</w:t>
      </w:r>
      <w:r w:rsidR="00B8212D" w:rsidRPr="00A0555C">
        <w:rPr>
          <w:b/>
          <w:bCs/>
          <w:sz w:val="28"/>
          <w:szCs w:val="28"/>
        </w:rPr>
        <w:t xml:space="preserve">ample ascertainment and sequencing </w:t>
      </w:r>
    </w:p>
    <w:p w14:paraId="617E7203" w14:textId="191669D1" w:rsidR="00B8212D" w:rsidRDefault="00B8212D" w:rsidP="00B8212D">
      <w:pPr>
        <w:pStyle w:val="ListParagraph"/>
        <w:numPr>
          <w:ilvl w:val="0"/>
          <w:numId w:val="6"/>
        </w:numPr>
        <w:autoSpaceDE w:val="0"/>
        <w:autoSpaceDN w:val="0"/>
        <w:adjustRightInd w:val="0"/>
        <w:spacing w:after="0" w:line="240" w:lineRule="auto"/>
      </w:pPr>
      <w:r>
        <w:t xml:space="preserve">Whole-exome sequencing was performed from </w:t>
      </w:r>
      <w:r w:rsidR="009B5941" w:rsidRPr="00B8212D">
        <w:t xml:space="preserve">DNA </w:t>
      </w:r>
      <w:r w:rsidR="009B5941">
        <w:t xml:space="preserve">extracted from </w:t>
      </w:r>
      <w:r w:rsidRPr="00B8212D">
        <w:t xml:space="preserve">peripheral </w:t>
      </w:r>
      <w:r w:rsidRPr="00A23182">
        <w:t xml:space="preserve">blood </w:t>
      </w:r>
      <w:r w:rsidR="00511F83" w:rsidRPr="00A23182">
        <w:t xml:space="preserve">or </w:t>
      </w:r>
      <w:r w:rsidR="00511F83" w:rsidRPr="00411892">
        <w:t>s</w:t>
      </w:r>
      <w:r w:rsidR="00132A09" w:rsidRPr="00411892">
        <w:t>aliva</w:t>
      </w:r>
      <w:r w:rsidR="009B5941">
        <w:t>.</w:t>
      </w:r>
    </w:p>
    <w:p w14:paraId="3310FC9A" w14:textId="04E9A126" w:rsidR="00CE4CE4" w:rsidRDefault="00CE4CE4"/>
    <w:p w14:paraId="11CF1ACD" w14:textId="56801C78" w:rsidR="00F700EC" w:rsidRPr="00A0555C" w:rsidRDefault="00C312FD">
      <w:pPr>
        <w:rPr>
          <w:b/>
          <w:bCs/>
          <w:sz w:val="28"/>
          <w:szCs w:val="28"/>
        </w:rPr>
      </w:pPr>
      <w:r w:rsidRPr="00A0555C">
        <w:rPr>
          <w:b/>
          <w:bCs/>
          <w:sz w:val="28"/>
          <w:szCs w:val="28"/>
        </w:rPr>
        <w:t xml:space="preserve">Step 1: </w:t>
      </w:r>
      <w:r w:rsidR="006314E1" w:rsidRPr="00A0555C">
        <w:rPr>
          <w:b/>
          <w:bCs/>
          <w:sz w:val="28"/>
          <w:szCs w:val="28"/>
        </w:rPr>
        <w:t>Pre-</w:t>
      </w:r>
      <w:r w:rsidR="00B8212D" w:rsidRPr="00A0555C">
        <w:rPr>
          <w:b/>
          <w:bCs/>
          <w:sz w:val="28"/>
          <w:szCs w:val="28"/>
        </w:rPr>
        <w:t>processing</w:t>
      </w:r>
      <w:r w:rsidR="006314E1" w:rsidRPr="00A0555C">
        <w:rPr>
          <w:b/>
          <w:bCs/>
          <w:sz w:val="28"/>
          <w:szCs w:val="28"/>
        </w:rPr>
        <w:t xml:space="preserve"> Step</w:t>
      </w:r>
      <w:r w:rsidRPr="00A0555C">
        <w:rPr>
          <w:b/>
          <w:bCs/>
          <w:sz w:val="28"/>
          <w:szCs w:val="28"/>
        </w:rPr>
        <w:t>s</w:t>
      </w:r>
    </w:p>
    <w:p w14:paraId="2A7A6B01" w14:textId="1BC945E2" w:rsidR="000B4510" w:rsidRPr="00DF6438" w:rsidRDefault="000B4510" w:rsidP="00B8212D">
      <w:pPr>
        <w:pStyle w:val="ListParagraph"/>
        <w:numPr>
          <w:ilvl w:val="0"/>
          <w:numId w:val="4"/>
        </w:numPr>
        <w:rPr>
          <w:b/>
          <w:bCs/>
        </w:rPr>
      </w:pPr>
      <w:r w:rsidRPr="00DF6438">
        <w:rPr>
          <w:b/>
          <w:bCs/>
        </w:rPr>
        <w:t>Joint</w:t>
      </w:r>
      <w:r w:rsidR="00CE4CE4" w:rsidRPr="00DF6438">
        <w:rPr>
          <w:b/>
          <w:bCs/>
        </w:rPr>
        <w:t xml:space="preserve"> </w:t>
      </w:r>
      <w:r w:rsidR="00F700EC" w:rsidRPr="00DF6438">
        <w:rPr>
          <w:b/>
          <w:bCs/>
        </w:rPr>
        <w:t>C</w:t>
      </w:r>
      <w:r w:rsidR="00CE4CE4" w:rsidRPr="00DF6438">
        <w:rPr>
          <w:b/>
          <w:bCs/>
        </w:rPr>
        <w:t xml:space="preserve">alling </w:t>
      </w:r>
    </w:p>
    <w:p w14:paraId="45AF4394" w14:textId="54EEA016" w:rsidR="00B35CEB" w:rsidRDefault="00B35CEB" w:rsidP="000B4510">
      <w:pPr>
        <w:pStyle w:val="ListParagraph"/>
      </w:pPr>
      <w:r>
        <w:rPr>
          <w:b/>
          <w:bCs/>
        </w:rPr>
        <w:t>Aim</w:t>
      </w:r>
      <w:r w:rsidR="000B4510">
        <w:t>:</w:t>
      </w:r>
      <w:r w:rsidR="000B4510" w:rsidRPr="000B4510">
        <w:t xml:space="preserve"> </w:t>
      </w:r>
      <w:r>
        <w:t>identify and call variants using information from multiple samples simultaneously</w:t>
      </w:r>
      <w:r w:rsidR="00F700EC">
        <w:t xml:space="preserve">. </w:t>
      </w:r>
      <w:bookmarkStart w:id="2" w:name="OLE_LINK31"/>
      <w:bookmarkStart w:id="3" w:name="OLE_LINK32"/>
    </w:p>
    <w:p w14:paraId="4FF134BE" w14:textId="05740A32" w:rsidR="00A76C40" w:rsidRPr="00B35CEB" w:rsidRDefault="00B35CEB" w:rsidP="00B35CEB">
      <w:pPr>
        <w:pStyle w:val="ListParagraph"/>
      </w:pPr>
      <w:r w:rsidRPr="00B35CEB">
        <w:rPr>
          <w:b/>
          <w:bCs/>
        </w:rPr>
        <w:t>Rationale</w:t>
      </w:r>
      <w:r>
        <w:t xml:space="preserve">: </w:t>
      </w:r>
      <w:bookmarkStart w:id="4" w:name="OLE_LINK232"/>
      <w:bookmarkStart w:id="5" w:name="OLE_LINK233"/>
      <w:r w:rsidR="005B1105">
        <w:t>This step e</w:t>
      </w:r>
      <w:r w:rsidR="000B4510" w:rsidRPr="000B4510">
        <w:t xml:space="preserve">mpowers </w:t>
      </w:r>
      <w:bookmarkEnd w:id="2"/>
      <w:bookmarkEnd w:id="3"/>
      <w:r w:rsidR="000B4510" w:rsidRPr="000B4510">
        <w:t xml:space="preserve">variant discovery by providing the ability to leverage population-wide information from a cohort of multiple </w:t>
      </w:r>
      <w:r w:rsidR="00F700EC" w:rsidRPr="000B4510">
        <w:t>samples</w:t>
      </w:r>
      <w:r w:rsidR="000B4510" w:rsidRPr="000B4510">
        <w:t>, allowing us to detect variants with great sensitivity and genotype samples as accurately as possible</w:t>
      </w:r>
      <w:r w:rsidR="005B1105">
        <w:t>.</w:t>
      </w:r>
      <w:bookmarkStart w:id="6" w:name="OLE_LINK43"/>
      <w:bookmarkStart w:id="7" w:name="OLE_LINK44"/>
      <w:r w:rsidRPr="00B35CEB">
        <w:rPr>
          <w:rFonts w:ascii="Tahoma" w:hAnsi="Tahoma" w:cs="Tahoma"/>
          <w:color w:val="000000"/>
          <w:sz w:val="20"/>
          <w:szCs w:val="20"/>
        </w:rPr>
        <w:t xml:space="preserve"> </w:t>
      </w:r>
    </w:p>
    <w:p w14:paraId="7B53463B" w14:textId="44BA390C" w:rsidR="006314E1" w:rsidRDefault="006314E1" w:rsidP="000B4510">
      <w:pPr>
        <w:pStyle w:val="ListParagraph"/>
        <w:numPr>
          <w:ilvl w:val="1"/>
          <w:numId w:val="4"/>
        </w:numPr>
      </w:pPr>
      <w:r>
        <w:t>Requirements</w:t>
      </w:r>
      <w:r w:rsidR="00F700EC">
        <w:t xml:space="preserve">: </w:t>
      </w:r>
    </w:p>
    <w:p w14:paraId="4E6D0E59" w14:textId="69F9D843" w:rsidR="005B1105" w:rsidRDefault="00210588" w:rsidP="005B1105">
      <w:pPr>
        <w:pStyle w:val="ListParagraph"/>
        <w:numPr>
          <w:ilvl w:val="2"/>
          <w:numId w:val="4"/>
        </w:numPr>
      </w:pPr>
      <w:bookmarkStart w:id="8" w:name="OLE_LINK188"/>
      <w:bookmarkStart w:id="9" w:name="OLE_LINK189"/>
      <w:bookmarkEnd w:id="4"/>
      <w:bookmarkEnd w:id="5"/>
      <w:r>
        <w:t>GATK version 3.8</w:t>
      </w:r>
      <w:bookmarkEnd w:id="8"/>
      <w:bookmarkEnd w:id="9"/>
    </w:p>
    <w:p w14:paraId="506A9C96" w14:textId="41280028" w:rsidR="00210588" w:rsidRDefault="00210588" w:rsidP="000B4510">
      <w:pPr>
        <w:pStyle w:val="ListParagraph"/>
        <w:numPr>
          <w:ilvl w:val="1"/>
          <w:numId w:val="4"/>
        </w:numPr>
      </w:pPr>
      <w:r>
        <w:t xml:space="preserve">Quality criteria: </w:t>
      </w:r>
    </w:p>
    <w:p w14:paraId="5BC9EC52" w14:textId="77777777" w:rsidR="00210588" w:rsidRPr="00515A00" w:rsidRDefault="00210588" w:rsidP="00210588">
      <w:pPr>
        <w:pStyle w:val="ListParagraph"/>
        <w:numPr>
          <w:ilvl w:val="2"/>
          <w:numId w:val="4"/>
        </w:numPr>
        <w:rPr>
          <w:rFonts w:eastAsiaTheme="minorHAnsi"/>
        </w:rPr>
      </w:pPr>
      <w:r w:rsidRPr="00CF6781">
        <w:rPr>
          <w:rFonts w:eastAsia="Times New Roman" w:cstheme="minorHAnsi"/>
          <w:color w:val="000000"/>
        </w:rPr>
        <w:t>--</w:t>
      </w:r>
      <w:proofErr w:type="spellStart"/>
      <w:r w:rsidRPr="00CF6781">
        <w:rPr>
          <w:rFonts w:eastAsia="Times New Roman" w:cstheme="minorHAnsi"/>
          <w:color w:val="000000"/>
        </w:rPr>
        <w:t>minBaseQuality</w:t>
      </w:r>
      <w:proofErr w:type="spellEnd"/>
      <w:r w:rsidRPr="00CF6781">
        <w:rPr>
          <w:rFonts w:eastAsia="Times New Roman" w:cstheme="minorHAnsi"/>
          <w:color w:val="000000"/>
        </w:rPr>
        <w:t xml:space="preserve"> 10</w:t>
      </w:r>
      <w:r>
        <w:rPr>
          <w:rFonts w:eastAsia="Times New Roman" w:cstheme="minorHAnsi"/>
          <w:color w:val="000000"/>
        </w:rPr>
        <w:t xml:space="preserve"> or greater</w:t>
      </w:r>
      <w:r w:rsidRPr="00CF6781">
        <w:rPr>
          <w:rFonts w:eastAsia="Times New Roman" w:cstheme="minorHAnsi"/>
          <w:color w:val="000000"/>
        </w:rPr>
        <w:t xml:space="preserve"> </w:t>
      </w:r>
    </w:p>
    <w:p w14:paraId="619933E1" w14:textId="3078286B" w:rsidR="00210588" w:rsidRDefault="00210588" w:rsidP="00210588">
      <w:pPr>
        <w:pStyle w:val="ListParagraph"/>
        <w:numPr>
          <w:ilvl w:val="2"/>
          <w:numId w:val="4"/>
        </w:numPr>
      </w:pPr>
      <w:r w:rsidRPr="00CF6781">
        <w:rPr>
          <w:rFonts w:eastAsia="Times New Roman" w:cstheme="minorHAnsi"/>
          <w:color w:val="000000"/>
        </w:rPr>
        <w:t>--</w:t>
      </w:r>
      <w:proofErr w:type="spellStart"/>
      <w:r w:rsidRPr="00CF6781">
        <w:rPr>
          <w:rFonts w:eastAsia="Times New Roman" w:cstheme="minorHAnsi"/>
          <w:color w:val="000000"/>
        </w:rPr>
        <w:t>minMappingQuality</w:t>
      </w:r>
      <w:proofErr w:type="spellEnd"/>
      <w:r w:rsidRPr="00CF6781">
        <w:rPr>
          <w:rFonts w:eastAsia="Times New Roman" w:cstheme="minorHAnsi"/>
          <w:color w:val="000000"/>
        </w:rPr>
        <w:t xml:space="preserve"> 20</w:t>
      </w:r>
      <w:r>
        <w:rPr>
          <w:rFonts w:eastAsia="Times New Roman" w:cstheme="minorHAnsi"/>
          <w:color w:val="000000"/>
        </w:rPr>
        <w:t xml:space="preserve"> or greater</w:t>
      </w:r>
    </w:p>
    <w:p w14:paraId="78E6493C" w14:textId="557A5062" w:rsidR="006314E1" w:rsidRDefault="000B4510" w:rsidP="000B4510">
      <w:pPr>
        <w:pStyle w:val="ListParagraph"/>
        <w:numPr>
          <w:ilvl w:val="1"/>
          <w:numId w:val="4"/>
        </w:numPr>
      </w:pPr>
      <w:r>
        <w:t>Input:</w:t>
      </w:r>
      <w:r w:rsidR="00F700EC">
        <w:t xml:space="preserve"> </w:t>
      </w:r>
    </w:p>
    <w:p w14:paraId="025CDFE6" w14:textId="042DEC08" w:rsidR="000B4510" w:rsidRDefault="00F700EC" w:rsidP="006314E1">
      <w:pPr>
        <w:pStyle w:val="ListParagraph"/>
        <w:numPr>
          <w:ilvl w:val="2"/>
          <w:numId w:val="4"/>
        </w:numPr>
      </w:pPr>
      <w:r>
        <w:t xml:space="preserve">BAM </w:t>
      </w:r>
      <w:proofErr w:type="gramStart"/>
      <w:r>
        <w:t>files</w:t>
      </w:r>
      <w:proofErr w:type="gramEnd"/>
    </w:p>
    <w:p w14:paraId="28EB8D73" w14:textId="77777777" w:rsidR="006314E1" w:rsidRDefault="000B4510" w:rsidP="00F700EC">
      <w:pPr>
        <w:pStyle w:val="ListParagraph"/>
        <w:numPr>
          <w:ilvl w:val="1"/>
          <w:numId w:val="4"/>
        </w:numPr>
      </w:pPr>
      <w:r>
        <w:t>Output:</w:t>
      </w:r>
      <w:r w:rsidR="00F700EC">
        <w:t xml:space="preserve"> </w:t>
      </w:r>
    </w:p>
    <w:p w14:paraId="0216646B" w14:textId="75FE52AE" w:rsidR="00F700EC" w:rsidRDefault="006314E1" w:rsidP="006314E1">
      <w:pPr>
        <w:pStyle w:val="ListParagraph"/>
        <w:numPr>
          <w:ilvl w:val="2"/>
          <w:numId w:val="4"/>
        </w:numPr>
      </w:pPr>
      <w:r>
        <w:t>V</w:t>
      </w:r>
      <w:r w:rsidR="007345C2">
        <w:t>ariant call files (VCF)</w:t>
      </w:r>
      <w:r w:rsidR="00F700EC">
        <w:t xml:space="preserve"> files</w:t>
      </w:r>
    </w:p>
    <w:bookmarkEnd w:id="6"/>
    <w:bookmarkEnd w:id="7"/>
    <w:p w14:paraId="6BA77C8F" w14:textId="77777777" w:rsidR="00F700EC" w:rsidRDefault="00F700EC" w:rsidP="00F700EC">
      <w:pPr>
        <w:pStyle w:val="ListParagraph"/>
        <w:ind w:left="1440"/>
      </w:pPr>
    </w:p>
    <w:p w14:paraId="2A277B01" w14:textId="501BC43E" w:rsidR="00B8212D" w:rsidRDefault="000B4510" w:rsidP="00B8212D">
      <w:pPr>
        <w:pStyle w:val="ListParagraph"/>
        <w:numPr>
          <w:ilvl w:val="0"/>
          <w:numId w:val="4"/>
        </w:numPr>
        <w:rPr>
          <w:b/>
          <w:bCs/>
        </w:rPr>
      </w:pPr>
      <w:r w:rsidRPr="00DF6438">
        <w:rPr>
          <w:b/>
          <w:bCs/>
        </w:rPr>
        <w:t>VEP</w:t>
      </w:r>
      <w:r w:rsidR="00CE4CE4" w:rsidRPr="00DF6438">
        <w:rPr>
          <w:b/>
          <w:bCs/>
        </w:rPr>
        <w:t xml:space="preserve"> Annotation</w:t>
      </w:r>
    </w:p>
    <w:p w14:paraId="555B07A9" w14:textId="118AE7FA" w:rsidR="00B35CEB" w:rsidRPr="00DF6438" w:rsidRDefault="00B35CEB" w:rsidP="00B35CEB">
      <w:pPr>
        <w:pStyle w:val="ListParagraph"/>
        <w:rPr>
          <w:b/>
          <w:bCs/>
        </w:rPr>
      </w:pPr>
      <w:r>
        <w:rPr>
          <w:b/>
          <w:bCs/>
        </w:rPr>
        <w:t xml:space="preserve">Aim: </w:t>
      </w:r>
      <w:r>
        <w:t>provide</w:t>
      </w:r>
      <w:r w:rsidRPr="00B35CEB">
        <w:t xml:space="preserve"> functional and biological information </w:t>
      </w:r>
      <w:r>
        <w:t>about</w:t>
      </w:r>
      <w:r w:rsidRPr="00B35CEB">
        <w:t xml:space="preserve"> variants.</w:t>
      </w:r>
    </w:p>
    <w:p w14:paraId="6FF62450" w14:textId="2C7CCDE1" w:rsidR="00A76C40" w:rsidRDefault="00B35CEB" w:rsidP="00A76C40">
      <w:pPr>
        <w:pStyle w:val="ListParagraph"/>
      </w:pPr>
      <w:r w:rsidRPr="00B35CEB">
        <w:rPr>
          <w:b/>
          <w:bCs/>
        </w:rPr>
        <w:t>Rationale</w:t>
      </w:r>
      <w:r w:rsidR="00210588">
        <w:t>: This step</w:t>
      </w:r>
      <w:r w:rsidR="0008672D">
        <w:t xml:space="preserve"> annotates genomic </w:t>
      </w:r>
      <w:r w:rsidR="002A7FDB">
        <w:t>variants</w:t>
      </w:r>
      <w:r w:rsidR="0008672D">
        <w:t xml:space="preserve"> with prediction on molecular consequences</w:t>
      </w:r>
      <w:r w:rsidR="009B5941" w:rsidRPr="009B5941">
        <w:t xml:space="preserve"> </w:t>
      </w:r>
      <w:r w:rsidR="009B5941">
        <w:t>of genetic variant</w:t>
      </w:r>
      <w:r w:rsidR="0008672D">
        <w:t>. F</w:t>
      </w:r>
      <w:r w:rsidR="006314E1" w:rsidRPr="006314E1">
        <w:t xml:space="preserve">or variant annotation, we have achieved our best results using </w:t>
      </w:r>
      <w:proofErr w:type="spellStart"/>
      <w:r w:rsidR="009B5941">
        <w:t>E</w:t>
      </w:r>
      <w:r w:rsidR="006314E1">
        <w:t>nsembl</w:t>
      </w:r>
      <w:proofErr w:type="spellEnd"/>
      <w:r w:rsidR="006314E1">
        <w:t xml:space="preserve"> </w:t>
      </w:r>
      <w:r w:rsidR="006314E1" w:rsidRPr="006314E1">
        <w:t>VEP</w:t>
      </w:r>
      <w:r w:rsidR="00171BDD">
        <w:t xml:space="preserve"> version 100</w:t>
      </w:r>
      <w:r w:rsidR="006314E1" w:rsidRPr="006314E1">
        <w:t xml:space="preserve"> </w:t>
      </w:r>
      <w:proofErr w:type="spellStart"/>
      <w:r w:rsidR="006314E1">
        <w:t>GRCh</w:t>
      </w:r>
      <w:proofErr w:type="spellEnd"/>
      <w:r w:rsidR="006314E1">
        <w:t xml:space="preserve"> 38 </w:t>
      </w:r>
      <w:bookmarkStart w:id="10" w:name="OLE_LINK47"/>
      <w:bookmarkStart w:id="11" w:name="OLE_LINK48"/>
      <w:r w:rsidR="006314E1" w:rsidRPr="006314E1">
        <w:t>(https://www.ensembl.org/info/docs/tools/vep/script/index.html)</w:t>
      </w:r>
      <w:bookmarkEnd w:id="10"/>
      <w:bookmarkEnd w:id="11"/>
      <w:r w:rsidR="006314E1" w:rsidRPr="006314E1">
        <w:t xml:space="preserve">. </w:t>
      </w:r>
      <w:bookmarkStart w:id="12" w:name="OLE_LINK51"/>
      <w:bookmarkStart w:id="13" w:name="OLE_LINK52"/>
    </w:p>
    <w:p w14:paraId="01836189" w14:textId="77777777" w:rsidR="00A76C40" w:rsidRDefault="00A76C40" w:rsidP="00A76C40">
      <w:pPr>
        <w:pStyle w:val="ListParagraph"/>
      </w:pPr>
    </w:p>
    <w:p w14:paraId="402E3F85" w14:textId="0E97950E" w:rsidR="00A76C40" w:rsidRDefault="00A76C40" w:rsidP="00A76C40">
      <w:pPr>
        <w:pStyle w:val="ListParagraph"/>
        <w:numPr>
          <w:ilvl w:val="1"/>
          <w:numId w:val="4"/>
        </w:numPr>
      </w:pPr>
      <w:r w:rsidRPr="006314E1">
        <w:t>We highly recommend annotating the case and control data in the same way.</w:t>
      </w:r>
    </w:p>
    <w:p w14:paraId="4059F1B4" w14:textId="3A6C36B8" w:rsidR="005E7D02" w:rsidRDefault="006314E1" w:rsidP="00DF6438">
      <w:pPr>
        <w:pStyle w:val="ListParagraph"/>
        <w:numPr>
          <w:ilvl w:val="1"/>
          <w:numId w:val="4"/>
        </w:numPr>
      </w:pPr>
      <w:r>
        <w:t>Requirements</w:t>
      </w:r>
      <w:bookmarkEnd w:id="12"/>
      <w:bookmarkEnd w:id="13"/>
      <w:r w:rsidR="00DF6438">
        <w:t xml:space="preserve">: </w:t>
      </w:r>
    </w:p>
    <w:p w14:paraId="2EBFDF98" w14:textId="0F2A1499" w:rsidR="006314E1" w:rsidRDefault="00210588" w:rsidP="006314E1">
      <w:pPr>
        <w:pStyle w:val="ListParagraph"/>
        <w:numPr>
          <w:ilvl w:val="2"/>
          <w:numId w:val="4"/>
        </w:numPr>
      </w:pPr>
      <w:r>
        <w:t>GATK version 3.8</w:t>
      </w:r>
    </w:p>
    <w:p w14:paraId="574B2B5E" w14:textId="26C18160" w:rsidR="00A76C40" w:rsidRDefault="006314E1" w:rsidP="00A76C40">
      <w:pPr>
        <w:pStyle w:val="ListParagraph"/>
        <w:numPr>
          <w:ilvl w:val="2"/>
          <w:numId w:val="4"/>
        </w:numPr>
      </w:pPr>
      <w:r>
        <w:t>E</w:t>
      </w:r>
      <w:r w:rsidR="005E7D02">
        <w:t>nsemble</w:t>
      </w:r>
      <w:r w:rsidR="00A76C40">
        <w:t xml:space="preserve"> V</w:t>
      </w:r>
      <w:r w:rsidR="005E7D02">
        <w:t>ep GRCh38</w:t>
      </w:r>
      <w:r w:rsidR="00A76C40">
        <w:t xml:space="preserve"> </w:t>
      </w:r>
      <w:r w:rsidRPr="006314E1">
        <w:t>(</w:t>
      </w:r>
      <w:hyperlink r:id="rId6" w:history="1">
        <w:r w:rsidR="00A76C40" w:rsidRPr="00034BFC">
          <w:rPr>
            <w:rStyle w:val="Hyperlink"/>
          </w:rPr>
          <w:t>https://www.ensembl.org/info/docs/tools/vep/script/index.html</w:t>
        </w:r>
      </w:hyperlink>
      <w:r w:rsidRPr="006314E1">
        <w:t>)</w:t>
      </w:r>
    </w:p>
    <w:p w14:paraId="13CE2B68" w14:textId="25371089" w:rsidR="00A76C40" w:rsidRDefault="00A76C40" w:rsidP="00A76C40">
      <w:pPr>
        <w:pStyle w:val="ListParagraph"/>
        <w:numPr>
          <w:ilvl w:val="2"/>
          <w:numId w:val="4"/>
        </w:numPr>
      </w:pPr>
      <w:r>
        <w:lastRenderedPageBreak/>
        <w:t>BCFTOOLS (</w:t>
      </w:r>
      <w:hyperlink r:id="rId7" w:history="1">
        <w:r w:rsidRPr="00034BFC">
          <w:rPr>
            <w:rStyle w:val="Hyperlink"/>
          </w:rPr>
          <w:t>https://samtools.github.io/bcftools/</w:t>
        </w:r>
      </w:hyperlink>
      <w:r>
        <w:t>)</w:t>
      </w:r>
    </w:p>
    <w:p w14:paraId="1293D646" w14:textId="77777777" w:rsidR="00A76C40" w:rsidRDefault="00DF6438" w:rsidP="00A76C40">
      <w:pPr>
        <w:pStyle w:val="ListParagraph"/>
        <w:numPr>
          <w:ilvl w:val="1"/>
          <w:numId w:val="4"/>
        </w:numPr>
      </w:pPr>
      <w:r>
        <w:t xml:space="preserve">Input: </w:t>
      </w:r>
    </w:p>
    <w:p w14:paraId="07871982" w14:textId="4C8FF353" w:rsidR="00DF6438" w:rsidRDefault="00A76C40" w:rsidP="00A76C40">
      <w:pPr>
        <w:pStyle w:val="ListParagraph"/>
        <w:numPr>
          <w:ilvl w:val="2"/>
          <w:numId w:val="4"/>
        </w:numPr>
      </w:pPr>
      <w:r>
        <w:t>P</w:t>
      </w:r>
      <w:r w:rsidR="00DF6438">
        <w:t>re-annotation VCF files</w:t>
      </w:r>
    </w:p>
    <w:p w14:paraId="230754E0" w14:textId="77777777" w:rsidR="00A76C40" w:rsidRDefault="00DF6438" w:rsidP="00DF6438">
      <w:pPr>
        <w:pStyle w:val="ListParagraph"/>
        <w:numPr>
          <w:ilvl w:val="1"/>
          <w:numId w:val="4"/>
        </w:numPr>
      </w:pPr>
      <w:r>
        <w:t xml:space="preserve">Output: </w:t>
      </w:r>
    </w:p>
    <w:p w14:paraId="64EA3697" w14:textId="5370A218" w:rsidR="00DF6438" w:rsidRDefault="00A76C40" w:rsidP="00A76C40">
      <w:pPr>
        <w:pStyle w:val="ListParagraph"/>
        <w:numPr>
          <w:ilvl w:val="2"/>
          <w:numId w:val="4"/>
        </w:numPr>
      </w:pPr>
      <w:r>
        <w:t>A</w:t>
      </w:r>
      <w:r w:rsidR="00DF6438">
        <w:t>nnotated VCF files</w:t>
      </w:r>
    </w:p>
    <w:p w14:paraId="781B2786" w14:textId="79C88D4E" w:rsidR="00A76C40" w:rsidRDefault="005E7D02" w:rsidP="00A76C40">
      <w:pPr>
        <w:pStyle w:val="ListParagraph"/>
        <w:numPr>
          <w:ilvl w:val="1"/>
          <w:numId w:val="4"/>
        </w:numPr>
      </w:pPr>
      <w:r>
        <w:t>Command line run:</w:t>
      </w:r>
    </w:p>
    <w:p w14:paraId="617005D0" w14:textId="389EFF5C" w:rsidR="00A76C40" w:rsidRPr="0008672D" w:rsidRDefault="00A76C40" w:rsidP="00A76C40">
      <w:pPr>
        <w:pStyle w:val="ListParagraph"/>
        <w:numPr>
          <w:ilvl w:val="2"/>
          <w:numId w:val="4"/>
        </w:numPr>
      </w:pPr>
      <w:r w:rsidRPr="0008672D">
        <w:t>Separating multi-allelic</w:t>
      </w:r>
      <w:r w:rsidR="009B5941">
        <w:t xml:space="preserve"> coordinate</w:t>
      </w:r>
      <w:r w:rsidRPr="0008672D">
        <w:t xml:space="preserve">s and </w:t>
      </w:r>
      <w:bookmarkStart w:id="14" w:name="OLE_LINK53"/>
      <w:bookmarkStart w:id="15" w:name="OLE_LINK54"/>
      <w:r w:rsidRPr="0008672D">
        <w:t>left-aligning indels</w:t>
      </w:r>
      <w:bookmarkEnd w:id="14"/>
      <w:bookmarkEnd w:id="15"/>
      <w:r w:rsidRPr="0008672D">
        <w:t xml:space="preserve">: </w:t>
      </w:r>
    </w:p>
    <w:p w14:paraId="799F8885" w14:textId="42D46A91" w:rsidR="00A76C40" w:rsidRPr="0008672D" w:rsidRDefault="00A76C40" w:rsidP="00A76C40">
      <w:pPr>
        <w:pStyle w:val="ListParagraph"/>
        <w:ind w:left="2340"/>
      </w:pPr>
      <w:r w:rsidRPr="0008672D">
        <w:t>“</w:t>
      </w:r>
      <w:proofErr w:type="spellStart"/>
      <w:r w:rsidRPr="0008672D">
        <w:t>bcftools</w:t>
      </w:r>
      <w:proofErr w:type="spellEnd"/>
      <w:r w:rsidRPr="0008672D">
        <w:t xml:space="preserve"> norm -m -any -f Homo_sapiens_assembly</w:t>
      </w:r>
      <w:r w:rsidR="00C32C03" w:rsidRPr="0008672D">
        <w:t>38</w:t>
      </w:r>
      <w:r w:rsidRPr="0008672D">
        <w:t xml:space="preserve">.fasta in.vcf.gz | </w:t>
      </w:r>
      <w:proofErr w:type="spellStart"/>
      <w:r w:rsidRPr="0008672D">
        <w:t>bgzip</w:t>
      </w:r>
      <w:proofErr w:type="spellEnd"/>
      <w:r w:rsidRPr="0008672D">
        <w:t xml:space="preserve"> &gt; out.vcf.gz”</w:t>
      </w:r>
    </w:p>
    <w:p w14:paraId="2E92656A" w14:textId="44E90F86" w:rsidR="00C32C03" w:rsidRPr="0008672D" w:rsidRDefault="00C312FD" w:rsidP="00C32C03">
      <w:pPr>
        <w:pStyle w:val="ListParagraph"/>
        <w:numPr>
          <w:ilvl w:val="2"/>
          <w:numId w:val="4"/>
        </w:numPr>
      </w:pPr>
      <w:r w:rsidRPr="0008672D">
        <w:t xml:space="preserve">Run VEP </w:t>
      </w:r>
      <w:r w:rsidR="00A76C40" w:rsidRPr="0008672D">
        <w:t>Annotation</w:t>
      </w:r>
      <w:r w:rsidRPr="0008672D">
        <w:t>:</w:t>
      </w:r>
    </w:p>
    <w:p w14:paraId="1E9BD6DD" w14:textId="7BFFCEF8" w:rsidR="00DF6438" w:rsidRDefault="00C32C03" w:rsidP="00C312FD">
      <w:pPr>
        <w:pStyle w:val="ListParagraph"/>
        <w:ind w:left="2340"/>
      </w:pPr>
      <w:bookmarkStart w:id="16" w:name="OLE_LINK95"/>
      <w:bookmarkStart w:id="17" w:name="OLE_LINK96"/>
      <w:r>
        <w:t xml:space="preserve">Appendix </w:t>
      </w:r>
      <w:bookmarkEnd w:id="16"/>
      <w:bookmarkEnd w:id="17"/>
      <w:r>
        <w:t xml:space="preserve">1: VEP annotation </w:t>
      </w:r>
      <w:r w:rsidR="00D30854">
        <w:t>JavaScript</w:t>
      </w:r>
    </w:p>
    <w:p w14:paraId="6BFF72F8" w14:textId="77777777" w:rsidR="00B8212D" w:rsidRDefault="00B8212D" w:rsidP="00B8212D">
      <w:pPr>
        <w:pStyle w:val="ListParagraph"/>
      </w:pPr>
    </w:p>
    <w:p w14:paraId="2D3EDBF4" w14:textId="5C64E8CE" w:rsidR="00EC198B" w:rsidRDefault="00EC198B" w:rsidP="00EC198B">
      <w:pPr>
        <w:pStyle w:val="ListParagraph"/>
        <w:numPr>
          <w:ilvl w:val="0"/>
          <w:numId w:val="4"/>
        </w:numPr>
        <w:rPr>
          <w:b/>
          <w:bCs/>
        </w:rPr>
      </w:pPr>
      <w:r w:rsidRPr="00EC198B">
        <w:rPr>
          <w:b/>
          <w:bCs/>
        </w:rPr>
        <w:t>Exclude Chr X, Y, MT</w:t>
      </w:r>
    </w:p>
    <w:p w14:paraId="43BE452F" w14:textId="1AC44E84" w:rsidR="00EC198B" w:rsidRDefault="00B35CEB" w:rsidP="00EC198B">
      <w:pPr>
        <w:pStyle w:val="ListParagraph"/>
      </w:pPr>
      <w:r w:rsidRPr="00B35CEB">
        <w:rPr>
          <w:b/>
          <w:bCs/>
        </w:rPr>
        <w:t>Aim</w:t>
      </w:r>
      <w:r w:rsidR="00EC198B" w:rsidRPr="001B13AE">
        <w:t>:</w:t>
      </w:r>
      <w:r w:rsidR="00EC198B">
        <w:t xml:space="preserve"> Exclude chromosome X, Y, and MT f</w:t>
      </w:r>
      <w:r>
        <w:t>rom</w:t>
      </w:r>
      <w:r w:rsidR="00EC198B">
        <w:t xml:space="preserve"> both case and control. </w:t>
      </w:r>
    </w:p>
    <w:p w14:paraId="0F1BF925" w14:textId="30A78744" w:rsidR="00B35CEB" w:rsidRDefault="00B35CEB" w:rsidP="00EC198B">
      <w:pPr>
        <w:pStyle w:val="ListParagraph"/>
      </w:pPr>
      <w:r w:rsidRPr="00B35CEB">
        <w:rPr>
          <w:b/>
          <w:bCs/>
        </w:rPr>
        <w:t>Rationale</w:t>
      </w:r>
      <w:r>
        <w:t xml:space="preserve">: </w:t>
      </w:r>
      <w:r w:rsidR="00B042FB" w:rsidRPr="00B042FB">
        <w:t>More efficien</w:t>
      </w:r>
      <w:r w:rsidR="009B5941">
        <w:t>cy</w:t>
      </w:r>
      <w:r w:rsidR="00B042FB" w:rsidRPr="00B042FB">
        <w:t xml:space="preserve"> and convenien</w:t>
      </w:r>
      <w:r w:rsidR="009B5941">
        <w:t>ce</w:t>
      </w:r>
      <w:r w:rsidR="00B042FB" w:rsidRPr="00B042FB">
        <w:t xml:space="preserve"> in data</w:t>
      </w:r>
      <w:r w:rsidR="009B5941">
        <w:t>-</w:t>
      </w:r>
      <w:r w:rsidR="00B042FB" w:rsidRPr="00B042FB">
        <w:t>handling by reducing the data size to only include chromosomes of interest.</w:t>
      </w:r>
      <w:r w:rsidR="009B5941">
        <w:t xml:space="preserve"> Separate analyses are needed for the X, Y, and mitochondrial chromosomes because if their unique patterns of inheritance.</w:t>
      </w:r>
    </w:p>
    <w:p w14:paraId="1B4446B1" w14:textId="77777777" w:rsidR="00EC198B" w:rsidRDefault="00EC198B" w:rsidP="00EC198B">
      <w:pPr>
        <w:pStyle w:val="ListParagraph"/>
        <w:numPr>
          <w:ilvl w:val="1"/>
          <w:numId w:val="4"/>
        </w:numPr>
      </w:pPr>
      <w:r>
        <w:t xml:space="preserve">Requirements: </w:t>
      </w:r>
    </w:p>
    <w:p w14:paraId="1882C714" w14:textId="476B2823" w:rsidR="000D3348" w:rsidRDefault="000D3348" w:rsidP="00EC198B">
      <w:pPr>
        <w:pStyle w:val="ListParagraph"/>
        <w:numPr>
          <w:ilvl w:val="2"/>
          <w:numId w:val="4"/>
        </w:numPr>
      </w:pPr>
      <w:r>
        <w:t>Running environment: Python v3.7</w:t>
      </w:r>
    </w:p>
    <w:p w14:paraId="2134658C" w14:textId="5C5A8A91" w:rsidR="00EC198B" w:rsidRDefault="0008672D" w:rsidP="00EC198B">
      <w:pPr>
        <w:pStyle w:val="ListParagraph"/>
        <w:numPr>
          <w:ilvl w:val="2"/>
          <w:numId w:val="4"/>
        </w:numPr>
      </w:pPr>
      <w:r w:rsidRPr="0008672D">
        <w:t>split_x_chr_multiproc.py</w:t>
      </w:r>
      <w:r>
        <w:t xml:space="preserve"> </w:t>
      </w:r>
      <w:r w:rsidR="00EC198B">
        <w:t>(Appendix 2: TRAPD Script)</w:t>
      </w:r>
    </w:p>
    <w:p w14:paraId="7F212A5E" w14:textId="77777777" w:rsidR="00EC198B" w:rsidRDefault="00EC198B" w:rsidP="00EC198B">
      <w:pPr>
        <w:pStyle w:val="ListParagraph"/>
        <w:numPr>
          <w:ilvl w:val="1"/>
          <w:numId w:val="4"/>
        </w:numPr>
      </w:pPr>
      <w:r>
        <w:t>Input:</w:t>
      </w:r>
    </w:p>
    <w:p w14:paraId="1C0100F6" w14:textId="3D13C559" w:rsidR="00EC198B" w:rsidRDefault="00EC198B" w:rsidP="00EC198B">
      <w:pPr>
        <w:pStyle w:val="ListParagraph"/>
        <w:numPr>
          <w:ilvl w:val="2"/>
          <w:numId w:val="4"/>
        </w:numPr>
      </w:pPr>
      <w:bookmarkStart w:id="18" w:name="OLE_LINK194"/>
      <w:bookmarkStart w:id="19" w:name="OLE_LINK195"/>
      <w:r>
        <w:t>Case_annotated.vcf</w:t>
      </w:r>
    </w:p>
    <w:bookmarkEnd w:id="18"/>
    <w:bookmarkEnd w:id="19"/>
    <w:p w14:paraId="058ED6B9" w14:textId="754776BA" w:rsidR="00EC198B" w:rsidRDefault="00EC198B" w:rsidP="00EC198B">
      <w:pPr>
        <w:pStyle w:val="ListParagraph"/>
        <w:numPr>
          <w:ilvl w:val="2"/>
          <w:numId w:val="4"/>
        </w:numPr>
      </w:pPr>
      <w:r>
        <w:t>Control_annotated.vcf</w:t>
      </w:r>
    </w:p>
    <w:p w14:paraId="486D51CC" w14:textId="77777777" w:rsidR="00EC198B" w:rsidRDefault="00EC198B" w:rsidP="00EC198B">
      <w:pPr>
        <w:pStyle w:val="ListParagraph"/>
        <w:numPr>
          <w:ilvl w:val="1"/>
          <w:numId w:val="4"/>
        </w:numPr>
      </w:pPr>
      <w:r>
        <w:t>Output:</w:t>
      </w:r>
    </w:p>
    <w:p w14:paraId="62F844A8" w14:textId="0C9BB256" w:rsidR="00DA271A" w:rsidRDefault="00DA271A" w:rsidP="00DA271A">
      <w:pPr>
        <w:pStyle w:val="ListParagraph"/>
        <w:numPr>
          <w:ilvl w:val="2"/>
          <w:numId w:val="4"/>
        </w:numPr>
      </w:pPr>
      <w:bookmarkStart w:id="20" w:name="OLE_LINK198"/>
      <w:bookmarkStart w:id="21" w:name="OLE_LINK199"/>
      <w:proofErr w:type="spellStart"/>
      <w:r>
        <w:t>Vcfs</w:t>
      </w:r>
      <w:proofErr w:type="spellEnd"/>
      <w:r>
        <w:t xml:space="preserve"> without Chr X, Y, MT</w:t>
      </w:r>
    </w:p>
    <w:p w14:paraId="37F73931" w14:textId="774D6A2B" w:rsidR="00EC198B" w:rsidRDefault="00EC198B" w:rsidP="00DA271A">
      <w:pPr>
        <w:pStyle w:val="ListParagraph"/>
        <w:numPr>
          <w:ilvl w:val="3"/>
          <w:numId w:val="27"/>
        </w:numPr>
      </w:pPr>
      <w:bookmarkStart w:id="22" w:name="OLE_LINK207"/>
      <w:bookmarkStart w:id="23" w:name="OLE_LINK208"/>
      <w:bookmarkEnd w:id="20"/>
      <w:bookmarkEnd w:id="21"/>
      <w:r>
        <w:t>Case_annotated_exl_chrxymt.vcf</w:t>
      </w:r>
    </w:p>
    <w:p w14:paraId="2259CD77" w14:textId="63CFEB0D" w:rsidR="00EC198B" w:rsidRDefault="00EC198B" w:rsidP="00DA271A">
      <w:pPr>
        <w:pStyle w:val="ListParagraph"/>
        <w:numPr>
          <w:ilvl w:val="3"/>
          <w:numId w:val="27"/>
        </w:numPr>
      </w:pPr>
      <w:r>
        <w:t>Control_annotated_exl_chrxymt.vcf</w:t>
      </w:r>
    </w:p>
    <w:bookmarkEnd w:id="22"/>
    <w:bookmarkEnd w:id="23"/>
    <w:p w14:paraId="329CB46D" w14:textId="616CC4B7" w:rsidR="00DA271A" w:rsidRDefault="00DA271A" w:rsidP="00DA271A">
      <w:pPr>
        <w:pStyle w:val="ListParagraph"/>
        <w:numPr>
          <w:ilvl w:val="2"/>
          <w:numId w:val="27"/>
        </w:numPr>
      </w:pPr>
      <w:r>
        <w:t>Chr X, Y, MT</w:t>
      </w:r>
      <w:r w:rsidR="00A130DE">
        <w:t xml:space="preserve"> </w:t>
      </w:r>
      <w:proofErr w:type="spellStart"/>
      <w:r w:rsidR="00A130DE">
        <w:t>vcfs</w:t>
      </w:r>
      <w:proofErr w:type="spellEnd"/>
    </w:p>
    <w:p w14:paraId="0622A896" w14:textId="72A840E4" w:rsidR="00DA271A" w:rsidRDefault="00DA271A" w:rsidP="00DA271A">
      <w:pPr>
        <w:pStyle w:val="ListParagraph"/>
        <w:numPr>
          <w:ilvl w:val="3"/>
          <w:numId w:val="27"/>
        </w:numPr>
      </w:pPr>
      <w:r>
        <w:t>Case_annotated_chr_xymt.vcf</w:t>
      </w:r>
    </w:p>
    <w:p w14:paraId="73992DEE" w14:textId="727289B5" w:rsidR="00DA271A" w:rsidRDefault="00DA271A" w:rsidP="00DA271A">
      <w:pPr>
        <w:pStyle w:val="ListParagraph"/>
        <w:numPr>
          <w:ilvl w:val="3"/>
          <w:numId w:val="27"/>
        </w:numPr>
      </w:pPr>
      <w:r>
        <w:t>Control_annotated_chr_xymt.vcf</w:t>
      </w:r>
    </w:p>
    <w:p w14:paraId="6C99BAB1" w14:textId="5CFBEFD3" w:rsidR="00EC198B" w:rsidRDefault="00EC198B" w:rsidP="00EC198B">
      <w:pPr>
        <w:pStyle w:val="ListParagraph"/>
        <w:numPr>
          <w:ilvl w:val="1"/>
          <w:numId w:val="4"/>
        </w:numPr>
        <w:shd w:val="clear" w:color="auto" w:fill="FFFFFF"/>
      </w:pPr>
      <w:r w:rsidRPr="00EC198B">
        <w:t>Command lines to run:</w:t>
      </w:r>
    </w:p>
    <w:p w14:paraId="3343A197" w14:textId="27C1C8F7" w:rsidR="00DA271A" w:rsidRDefault="00DA271A" w:rsidP="00DA271A">
      <w:pPr>
        <w:pStyle w:val="ListParagraph"/>
        <w:numPr>
          <w:ilvl w:val="2"/>
          <w:numId w:val="4"/>
        </w:numPr>
        <w:shd w:val="clear" w:color="auto" w:fill="FFFFFF"/>
      </w:pPr>
      <w:bookmarkStart w:id="24" w:name="OLE_LINK196"/>
      <w:bookmarkStart w:id="25" w:name="OLE_LINK197"/>
      <w:r>
        <w:t>Exclude Chr X,</w:t>
      </w:r>
      <w:r w:rsidR="002A7FDB">
        <w:t xml:space="preserve"> </w:t>
      </w:r>
      <w:r>
        <w:t>Y,</w:t>
      </w:r>
      <w:r w:rsidR="002A7FDB">
        <w:t xml:space="preserve"> </w:t>
      </w:r>
      <w:r>
        <w:t xml:space="preserve">MT in </w:t>
      </w:r>
      <w:r w:rsidR="00D30854">
        <w:t>c</w:t>
      </w:r>
      <w:r>
        <w:t>ase</w:t>
      </w:r>
      <w:r w:rsidR="00EC703F">
        <w:t>.</w:t>
      </w:r>
    </w:p>
    <w:bookmarkEnd w:id="24"/>
    <w:bookmarkEnd w:id="25"/>
    <w:p w14:paraId="2C69885A" w14:textId="7994F688" w:rsidR="00DA271A" w:rsidRDefault="00DA271A" w:rsidP="00DA271A">
      <w:pPr>
        <w:shd w:val="clear" w:color="auto" w:fill="FFFFFF"/>
        <w:ind w:left="1980"/>
      </w:pPr>
      <w:r>
        <w:t xml:space="preserve">“python C3_split_x_chr_multiproc.py -v Case_annotated.vcf -o </w:t>
      </w:r>
      <w:proofErr w:type="gramStart"/>
      <w:r>
        <w:t xml:space="preserve">Case_annotated_exl_chrxymt.vcf </w:t>
      </w:r>
      <w:r w:rsidR="00F820B9">
        <w:t xml:space="preserve"> </w:t>
      </w:r>
      <w:r w:rsidR="00F820B9">
        <w:rPr>
          <w:color w:val="000000" w:themeColor="text1"/>
        </w:rPr>
        <w:t>--</w:t>
      </w:r>
      <w:proofErr w:type="spellStart"/>
      <w:proofErr w:type="gramEnd"/>
      <w:r>
        <w:t>chroutfi</w:t>
      </w:r>
      <w:r w:rsidR="00F820B9">
        <w:t>le</w:t>
      </w:r>
      <w:proofErr w:type="spellEnd"/>
      <w:r>
        <w:t xml:space="preserve"> Case_annotate</w:t>
      </w:r>
      <w:r w:rsidR="00CD4AA7">
        <w:t>d</w:t>
      </w:r>
      <w:r>
        <w:t>_chr_xymt.vcf”</w:t>
      </w:r>
    </w:p>
    <w:p w14:paraId="0641D8CE" w14:textId="4B590B15" w:rsidR="00DA271A" w:rsidRDefault="00DA271A" w:rsidP="00DA271A">
      <w:pPr>
        <w:pStyle w:val="ListParagraph"/>
        <w:numPr>
          <w:ilvl w:val="2"/>
          <w:numId w:val="4"/>
        </w:numPr>
        <w:shd w:val="clear" w:color="auto" w:fill="FFFFFF"/>
      </w:pPr>
      <w:r>
        <w:t>Exclude Chr X,</w:t>
      </w:r>
      <w:r w:rsidR="00D30854">
        <w:t xml:space="preserve"> </w:t>
      </w:r>
      <w:r>
        <w:t>Y,</w:t>
      </w:r>
      <w:r w:rsidR="00D30854">
        <w:t xml:space="preserve"> </w:t>
      </w:r>
      <w:r>
        <w:t xml:space="preserve">MT in </w:t>
      </w:r>
      <w:r w:rsidR="00D30854">
        <w:t>c</w:t>
      </w:r>
      <w:r>
        <w:t>ontrol</w:t>
      </w:r>
      <w:r w:rsidR="00306CEB">
        <w:t>:</w:t>
      </w:r>
    </w:p>
    <w:p w14:paraId="482C4A11" w14:textId="28045700" w:rsidR="00EC198B" w:rsidRPr="00EC198B" w:rsidRDefault="00DA271A" w:rsidP="00DA271A">
      <w:pPr>
        <w:shd w:val="clear" w:color="auto" w:fill="FFFFFF"/>
        <w:ind w:left="1980"/>
      </w:pPr>
      <w:r>
        <w:t>python C3_split_x_chr_multiproc.py -v Control_annotated.vcf -o Control_annotated_exl_chrxymt.vcf --</w:t>
      </w:r>
      <w:proofErr w:type="spellStart"/>
      <w:r>
        <w:t>xchroutfile</w:t>
      </w:r>
      <w:proofErr w:type="spellEnd"/>
      <w:r>
        <w:t xml:space="preserve"> Control_annotated_chr_xymt.vcf</w:t>
      </w:r>
    </w:p>
    <w:p w14:paraId="0C8D5EEA" w14:textId="77777777" w:rsidR="00132A09" w:rsidRPr="00EC198B" w:rsidRDefault="00132A09" w:rsidP="00EC198B">
      <w:pPr>
        <w:rPr>
          <w:b/>
          <w:bCs/>
        </w:rPr>
      </w:pPr>
    </w:p>
    <w:p w14:paraId="269C5BFD" w14:textId="017CF589" w:rsidR="00F700EC" w:rsidRPr="000303C2" w:rsidRDefault="00511F83" w:rsidP="00F700EC">
      <w:pPr>
        <w:pStyle w:val="ListParagraph"/>
        <w:numPr>
          <w:ilvl w:val="0"/>
          <w:numId w:val="4"/>
        </w:numPr>
        <w:rPr>
          <w:b/>
          <w:bCs/>
        </w:rPr>
      </w:pPr>
      <w:r>
        <w:rPr>
          <w:b/>
          <w:bCs/>
        </w:rPr>
        <w:t xml:space="preserve">Assessing </w:t>
      </w:r>
      <w:r w:rsidR="00CE4CE4" w:rsidRPr="000303C2">
        <w:rPr>
          <w:b/>
          <w:bCs/>
        </w:rPr>
        <w:t>Coverage</w:t>
      </w:r>
      <w:r w:rsidR="00D500C7">
        <w:rPr>
          <w:b/>
          <w:bCs/>
        </w:rPr>
        <w:t xml:space="preserve"> </w:t>
      </w:r>
    </w:p>
    <w:p w14:paraId="260140F9" w14:textId="5AF11D87" w:rsidR="00AA7F68" w:rsidRDefault="000B4510" w:rsidP="002A7FDB">
      <w:pPr>
        <w:pStyle w:val="ListParagraph"/>
        <w:rPr>
          <w:rFonts w:eastAsia="Times New Roman" w:cstheme="minorHAnsi"/>
          <w:color w:val="000000"/>
        </w:rPr>
      </w:pPr>
      <w:r w:rsidRPr="00B042FB">
        <w:rPr>
          <w:b/>
          <w:bCs/>
        </w:rPr>
        <w:t>Aim</w:t>
      </w:r>
      <w:r>
        <w:t xml:space="preserve">: </w:t>
      </w:r>
      <w:r w:rsidR="00B042FB">
        <w:t>Obtain</w:t>
      </w:r>
      <w:r w:rsidR="00FB6F0B">
        <w:t xml:space="preserve"> a quality depth</w:t>
      </w:r>
      <w:r w:rsidR="00FB6F0B" w:rsidRPr="00F700EC">
        <w:rPr>
          <w:rFonts w:eastAsia="Times New Roman" w:cstheme="minorHAnsi"/>
          <w:color w:val="000000"/>
        </w:rPr>
        <w:t xml:space="preserve"> value for each sample at </w:t>
      </w:r>
      <w:r w:rsidR="009B5941">
        <w:rPr>
          <w:rFonts w:eastAsia="Times New Roman" w:cstheme="minorHAnsi"/>
          <w:color w:val="000000"/>
        </w:rPr>
        <w:t xml:space="preserve">each </w:t>
      </w:r>
      <w:r w:rsidR="00FB6F0B" w:rsidRPr="00F700EC">
        <w:rPr>
          <w:rFonts w:eastAsia="Times New Roman" w:cstheme="minorHAnsi"/>
          <w:color w:val="000000"/>
        </w:rPr>
        <w:t>chromosomal position</w:t>
      </w:r>
      <w:r w:rsidR="00B042FB">
        <w:rPr>
          <w:rFonts w:eastAsia="Times New Roman" w:cstheme="minorHAnsi"/>
          <w:color w:val="000000"/>
        </w:rPr>
        <w:t>.</w:t>
      </w:r>
    </w:p>
    <w:p w14:paraId="43C1D3BC" w14:textId="59EC15A6" w:rsidR="00B042FB" w:rsidRDefault="00B042FB" w:rsidP="002A7FDB">
      <w:pPr>
        <w:pStyle w:val="ListParagraph"/>
      </w:pPr>
      <w:r>
        <w:rPr>
          <w:b/>
          <w:bCs/>
        </w:rPr>
        <w:lastRenderedPageBreak/>
        <w:t xml:space="preserve">Rationale: </w:t>
      </w:r>
      <w:r w:rsidRPr="00B042FB">
        <w:t>This step generates coverage information for quality control, allowing us to assess the coverage of each batch during the quality control step (referred to as "QC1 Coverage"</w:t>
      </w:r>
      <w:r w:rsidR="009B5941">
        <w:t xml:space="preserve"> below</w:t>
      </w:r>
      <w:r w:rsidRPr="00B042FB">
        <w:t>).</w:t>
      </w:r>
    </w:p>
    <w:p w14:paraId="20AB901F" w14:textId="6F06B0B0" w:rsidR="00C32C03" w:rsidRDefault="002A7FDB" w:rsidP="002A7FDB">
      <w:pPr>
        <w:pStyle w:val="ListParagraph"/>
        <w:numPr>
          <w:ilvl w:val="2"/>
          <w:numId w:val="4"/>
        </w:numPr>
      </w:pPr>
      <w:r>
        <w:t>If you use individual-level data</w:t>
      </w:r>
      <w:r w:rsidR="00D71681">
        <w:t xml:space="preserve"> </w:t>
      </w:r>
      <w:r>
        <w:t>for case</w:t>
      </w:r>
      <w:r w:rsidR="009B5941">
        <w:t>s</w:t>
      </w:r>
      <w:r>
        <w:t xml:space="preserve"> and </w:t>
      </w:r>
      <w:r w:rsidR="00D71681">
        <w:t>control</w:t>
      </w:r>
      <w:r w:rsidR="009B5941">
        <w:t>s</w:t>
      </w:r>
      <w:r>
        <w:t>, you will need to generate the file</w:t>
      </w:r>
      <w:r w:rsidR="009B5941">
        <w:t>s</w:t>
      </w:r>
      <w:r>
        <w:t xml:space="preserve"> for each batch for case</w:t>
      </w:r>
      <w:r w:rsidR="009B5941">
        <w:t>s</w:t>
      </w:r>
      <w:r>
        <w:t xml:space="preserve"> and control</w:t>
      </w:r>
      <w:r w:rsidR="009B5941">
        <w:t>s</w:t>
      </w:r>
      <w:r>
        <w:t xml:space="preserve">. </w:t>
      </w:r>
    </w:p>
    <w:p w14:paraId="58A0757B" w14:textId="7AB8CF51" w:rsidR="00A54600" w:rsidRDefault="002A7FDB" w:rsidP="00A54600">
      <w:pPr>
        <w:pStyle w:val="ListParagraph"/>
        <w:numPr>
          <w:ilvl w:val="2"/>
          <w:numId w:val="4"/>
        </w:numPr>
      </w:pPr>
      <w:r>
        <w:t>If you use</w:t>
      </w:r>
      <w:r w:rsidR="00AA7F68">
        <w:t xml:space="preserve"> </w:t>
      </w:r>
      <w:proofErr w:type="spellStart"/>
      <w:r w:rsidR="00AA7F68">
        <w:t>gnomAD</w:t>
      </w:r>
      <w:proofErr w:type="spellEnd"/>
      <w:r w:rsidR="00D71681">
        <w:t xml:space="preserve"> </w:t>
      </w:r>
      <w:r>
        <w:t>as control</w:t>
      </w:r>
      <w:r w:rsidR="009B5941">
        <w:t>s</w:t>
      </w:r>
      <w:r w:rsidR="00AA7F68">
        <w:t xml:space="preserve">, </w:t>
      </w:r>
      <w:r>
        <w:t xml:space="preserve">the </w:t>
      </w:r>
      <w:r w:rsidR="00AA7F68">
        <w:t>d</w:t>
      </w:r>
      <w:r w:rsidR="00AA7F68" w:rsidRPr="00AA7F68">
        <w:t xml:space="preserve">epth of coverage for each position for </w:t>
      </w:r>
      <w:proofErr w:type="spellStart"/>
      <w:r w:rsidR="00AA7F68" w:rsidRPr="00AA7F68">
        <w:t>gnomAD</w:t>
      </w:r>
      <w:proofErr w:type="spellEnd"/>
      <w:r w:rsidR="00AA7F68" w:rsidRPr="00AA7F68">
        <w:t xml:space="preserve"> samples </w:t>
      </w:r>
      <w:r w:rsidR="009B5941">
        <w:t xml:space="preserve">can be </w:t>
      </w:r>
      <w:r w:rsidR="00D71681">
        <w:t>downloaded from</w:t>
      </w:r>
      <w:r w:rsidR="00AA7F68" w:rsidRPr="00AA7F68">
        <w:t xml:space="preserve"> the </w:t>
      </w:r>
      <w:proofErr w:type="spellStart"/>
      <w:r w:rsidR="00AA7F68" w:rsidRPr="00AA7F68">
        <w:t>gnomAD</w:t>
      </w:r>
      <w:proofErr w:type="spellEnd"/>
      <w:r w:rsidR="00171BDD">
        <w:t xml:space="preserve"> v2</w:t>
      </w:r>
      <w:r w:rsidR="00D71681">
        <w:t xml:space="preserve"> websit</w:t>
      </w:r>
      <w:r w:rsidR="00171BDD">
        <w:t xml:space="preserve">e: </w:t>
      </w:r>
      <w:hyperlink r:id="rId8" w:anchor="v2-coverage" w:history="1">
        <w:r w:rsidR="00171BDD" w:rsidRPr="00495850">
          <w:rPr>
            <w:rStyle w:val="Hyperlink"/>
          </w:rPr>
          <w:t>https://gnomad.broadinstitute.org/downloads#v2-coverage</w:t>
        </w:r>
      </w:hyperlink>
      <w:r w:rsidR="00171BDD">
        <w:t xml:space="preserve">                   Coverage was then lifted over to hg38</w:t>
      </w:r>
      <w:r w:rsidR="00A54600" w:rsidRPr="00A54600">
        <w:t xml:space="preserve"> using the UCSF </w:t>
      </w:r>
      <w:proofErr w:type="spellStart"/>
      <w:r w:rsidR="00A54600" w:rsidRPr="00A54600">
        <w:t>LiftOver</w:t>
      </w:r>
      <w:proofErr w:type="spellEnd"/>
      <w:r w:rsidR="00A54600" w:rsidRPr="00A54600">
        <w:t xml:space="preserve"> tool on the web (https://genome.ucsc.edu/cgi-bin/hgLiftOver). The </w:t>
      </w:r>
      <w:r w:rsidR="00A54600">
        <w:t>coverage file in hg19</w:t>
      </w:r>
      <w:r w:rsidR="00A54600" w:rsidRPr="00A54600">
        <w:t xml:space="preserve"> can be uploaded to the website, and after the lift</w:t>
      </w:r>
      <w:r w:rsidR="00A54600">
        <w:t>-</w:t>
      </w:r>
      <w:r w:rsidR="00A54600" w:rsidRPr="00A54600">
        <w:t xml:space="preserve">over process is complete, the </w:t>
      </w:r>
      <w:r w:rsidR="00A54600">
        <w:t xml:space="preserve">lifted over coverage </w:t>
      </w:r>
      <w:r w:rsidR="00A54600" w:rsidRPr="00A54600">
        <w:t>file can be downloaded.</w:t>
      </w:r>
    </w:p>
    <w:p w14:paraId="6E957036" w14:textId="7632D49F" w:rsidR="006E5A5C" w:rsidRDefault="006E5A5C" w:rsidP="000B4510">
      <w:pPr>
        <w:pStyle w:val="ListParagraph"/>
        <w:numPr>
          <w:ilvl w:val="1"/>
          <w:numId w:val="4"/>
        </w:numPr>
      </w:pPr>
      <w:r>
        <w:t>Require</w:t>
      </w:r>
      <w:r w:rsidR="00C312FD">
        <w:t>ments</w:t>
      </w:r>
      <w:r>
        <w:t xml:space="preserve">: </w:t>
      </w:r>
    </w:p>
    <w:p w14:paraId="3236C865" w14:textId="2533B66A" w:rsidR="000303C2" w:rsidRPr="000303C2" w:rsidRDefault="006E5A5C" w:rsidP="000303C2">
      <w:pPr>
        <w:pStyle w:val="ListParagraph"/>
        <w:numPr>
          <w:ilvl w:val="2"/>
          <w:numId w:val="4"/>
        </w:numPr>
        <w:rPr>
          <w:rFonts w:eastAsiaTheme="minorHAnsi"/>
        </w:rPr>
      </w:pPr>
      <w:r>
        <w:t xml:space="preserve">GATK </w:t>
      </w:r>
      <w:r w:rsidR="00D71681">
        <w:t xml:space="preserve">v </w:t>
      </w:r>
      <w:r>
        <w:t>3.5</w:t>
      </w:r>
      <w:r w:rsidR="00D71681">
        <w:t>:</w:t>
      </w:r>
      <w:r>
        <w:t xml:space="preserve"> </w:t>
      </w:r>
      <w:r w:rsidR="000303C2">
        <w:t xml:space="preserve"> </w:t>
      </w:r>
      <w:r w:rsidR="000303C2" w:rsidRPr="000303C2">
        <w:rPr>
          <w:rFonts w:eastAsia="Times New Roman" w:cstheme="minorHAnsi"/>
          <w:color w:val="000000"/>
        </w:rPr>
        <w:t xml:space="preserve">"Depth of coverage" </w:t>
      </w:r>
      <w:r w:rsidR="000303C2">
        <w:rPr>
          <w:rFonts w:eastAsia="Times New Roman" w:cstheme="minorHAnsi"/>
          <w:color w:val="000000"/>
        </w:rPr>
        <w:t>function</w:t>
      </w:r>
      <w:r w:rsidR="000303C2" w:rsidRPr="000303C2">
        <w:t xml:space="preserve"> </w:t>
      </w:r>
      <w:r w:rsidR="00EE62A5">
        <w:t>(</w:t>
      </w:r>
      <w:hyperlink r:id="rId9" w:history="1">
        <w:r w:rsidR="008B1FEB" w:rsidRPr="00034BFC">
          <w:rPr>
            <w:rStyle w:val="Hyperlink"/>
            <w:rFonts w:eastAsia="Times New Roman" w:cstheme="minorHAnsi"/>
          </w:rPr>
          <w:t>https://gatk.broadinstitute.org/hc/en-us/articles/360041851491-DepthOfCoverage-BETA-</w:t>
        </w:r>
      </w:hyperlink>
      <w:r w:rsidR="00EE62A5">
        <w:rPr>
          <w:rFonts w:eastAsia="Times New Roman" w:cstheme="minorHAnsi"/>
          <w:color w:val="0000FF"/>
          <w:u w:val="single"/>
        </w:rPr>
        <w:t>)</w:t>
      </w:r>
    </w:p>
    <w:p w14:paraId="3944B78E" w14:textId="77777777" w:rsidR="000303C2" w:rsidRDefault="000303C2" w:rsidP="000303C2">
      <w:pPr>
        <w:pStyle w:val="ListParagraph"/>
        <w:ind w:left="2340"/>
      </w:pPr>
    </w:p>
    <w:p w14:paraId="4892CBFF" w14:textId="54746ADF" w:rsidR="00515A00" w:rsidRDefault="00515A00" w:rsidP="000B4510">
      <w:pPr>
        <w:pStyle w:val="ListParagraph"/>
        <w:numPr>
          <w:ilvl w:val="1"/>
          <w:numId w:val="4"/>
        </w:numPr>
      </w:pPr>
      <w:r>
        <w:t>Criteria</w:t>
      </w:r>
      <w:r w:rsidR="00AA7F68">
        <w:t xml:space="preserve"> for </w:t>
      </w:r>
      <w:bookmarkStart w:id="26" w:name="OLE_LINK190"/>
      <w:bookmarkStart w:id="27" w:name="OLE_LINK191"/>
      <w:r w:rsidR="00AA7F68">
        <w:t>quality depth to be calculated</w:t>
      </w:r>
      <w:r>
        <w:t>:</w:t>
      </w:r>
    </w:p>
    <w:p w14:paraId="127B64A9" w14:textId="198D0A04" w:rsidR="00515A00" w:rsidRPr="00515A00" w:rsidRDefault="00515A00" w:rsidP="00515A00">
      <w:pPr>
        <w:pStyle w:val="ListParagraph"/>
        <w:numPr>
          <w:ilvl w:val="2"/>
          <w:numId w:val="4"/>
        </w:numPr>
        <w:rPr>
          <w:rFonts w:eastAsiaTheme="minorHAnsi"/>
        </w:rPr>
      </w:pPr>
      <w:r w:rsidRPr="00CF6781">
        <w:rPr>
          <w:rFonts w:eastAsia="Times New Roman" w:cstheme="minorHAnsi"/>
          <w:color w:val="000000"/>
        </w:rPr>
        <w:t>--</w:t>
      </w:r>
      <w:bookmarkStart w:id="28" w:name="OLE_LINK186"/>
      <w:bookmarkStart w:id="29" w:name="OLE_LINK187"/>
      <w:proofErr w:type="spellStart"/>
      <w:r w:rsidRPr="00CF6781">
        <w:rPr>
          <w:rFonts w:eastAsia="Times New Roman" w:cstheme="minorHAnsi"/>
          <w:color w:val="000000"/>
        </w:rPr>
        <w:t>minBaseQuality</w:t>
      </w:r>
      <w:proofErr w:type="spellEnd"/>
      <w:r w:rsidRPr="00CF6781">
        <w:rPr>
          <w:rFonts w:eastAsia="Times New Roman" w:cstheme="minorHAnsi"/>
          <w:color w:val="000000"/>
        </w:rPr>
        <w:t xml:space="preserve"> </w:t>
      </w:r>
      <w:bookmarkEnd w:id="28"/>
      <w:bookmarkEnd w:id="29"/>
      <w:r w:rsidRPr="00CF6781">
        <w:rPr>
          <w:rFonts w:eastAsia="Times New Roman" w:cstheme="minorHAnsi"/>
          <w:color w:val="000000"/>
        </w:rPr>
        <w:t>10</w:t>
      </w:r>
      <w:r>
        <w:rPr>
          <w:rFonts w:eastAsia="Times New Roman" w:cstheme="minorHAnsi"/>
          <w:color w:val="000000"/>
        </w:rPr>
        <w:t xml:space="preserve"> or greater</w:t>
      </w:r>
      <w:r w:rsidRPr="00CF6781">
        <w:rPr>
          <w:rFonts w:eastAsia="Times New Roman" w:cstheme="minorHAnsi"/>
          <w:color w:val="000000"/>
        </w:rPr>
        <w:t xml:space="preserve"> </w:t>
      </w:r>
    </w:p>
    <w:p w14:paraId="06EAC1A8" w14:textId="7A7B3441" w:rsidR="00515A00" w:rsidRDefault="00515A00" w:rsidP="00515A00">
      <w:pPr>
        <w:pStyle w:val="ListParagraph"/>
        <w:numPr>
          <w:ilvl w:val="2"/>
          <w:numId w:val="4"/>
        </w:numPr>
      </w:pPr>
      <w:r w:rsidRPr="00CF6781">
        <w:rPr>
          <w:rFonts w:eastAsia="Times New Roman" w:cstheme="minorHAnsi"/>
          <w:color w:val="000000"/>
        </w:rPr>
        <w:t>--</w:t>
      </w:r>
      <w:proofErr w:type="spellStart"/>
      <w:r w:rsidRPr="00CF6781">
        <w:rPr>
          <w:rFonts w:eastAsia="Times New Roman" w:cstheme="minorHAnsi"/>
          <w:color w:val="000000"/>
        </w:rPr>
        <w:t>minMappingQuality</w:t>
      </w:r>
      <w:proofErr w:type="spellEnd"/>
      <w:r w:rsidRPr="00CF6781">
        <w:rPr>
          <w:rFonts w:eastAsia="Times New Roman" w:cstheme="minorHAnsi"/>
          <w:color w:val="000000"/>
        </w:rPr>
        <w:t xml:space="preserve"> 20</w:t>
      </w:r>
      <w:r>
        <w:rPr>
          <w:rFonts w:eastAsia="Times New Roman" w:cstheme="minorHAnsi"/>
          <w:color w:val="000000"/>
        </w:rPr>
        <w:t xml:space="preserve"> or greater</w:t>
      </w:r>
    </w:p>
    <w:bookmarkEnd w:id="26"/>
    <w:bookmarkEnd w:id="27"/>
    <w:p w14:paraId="6B93BB9E" w14:textId="77777777" w:rsidR="00C312FD" w:rsidRDefault="00C312FD" w:rsidP="00C312FD">
      <w:pPr>
        <w:pStyle w:val="ListParagraph"/>
        <w:ind w:left="1440"/>
      </w:pPr>
    </w:p>
    <w:p w14:paraId="3C79A769" w14:textId="1713BF04" w:rsidR="000B4510" w:rsidRDefault="000B4510" w:rsidP="000B4510">
      <w:pPr>
        <w:pStyle w:val="ListParagraph"/>
        <w:numPr>
          <w:ilvl w:val="1"/>
          <w:numId w:val="4"/>
        </w:numPr>
      </w:pPr>
      <w:r>
        <w:t>Input:</w:t>
      </w:r>
    </w:p>
    <w:p w14:paraId="515ACB1C" w14:textId="77777777" w:rsidR="00F700EC" w:rsidRPr="00F700EC" w:rsidRDefault="00F700EC" w:rsidP="00F700E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BAM/CRAM </w:t>
      </w:r>
      <w:proofErr w:type="gramStart"/>
      <w:r w:rsidRPr="00F700EC">
        <w:rPr>
          <w:rFonts w:eastAsia="Times New Roman" w:cstheme="minorHAnsi"/>
          <w:color w:val="000000"/>
        </w:rPr>
        <w:t>files</w:t>
      </w:r>
      <w:proofErr w:type="gramEnd"/>
      <w:r w:rsidRPr="00F700EC">
        <w:rPr>
          <w:rFonts w:eastAsia="Times New Roman" w:cstheme="minorHAnsi"/>
          <w:color w:val="000000"/>
        </w:rPr>
        <w:t> </w:t>
      </w:r>
    </w:p>
    <w:p w14:paraId="232EC2EC" w14:textId="77777777" w:rsidR="00F700EC" w:rsidRPr="00F700EC" w:rsidRDefault="00F700EC" w:rsidP="00F700E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BAM/CRAM index files </w:t>
      </w:r>
      <w:proofErr w:type="gramStart"/>
      <w:r w:rsidRPr="00F700EC">
        <w:rPr>
          <w:rFonts w:eastAsia="Times New Roman" w:cstheme="minorHAnsi"/>
          <w:color w:val="000000"/>
        </w:rPr>
        <w:t>(.bai</w:t>
      </w:r>
      <w:proofErr w:type="gramEnd"/>
      <w:r w:rsidRPr="00F700EC">
        <w:rPr>
          <w:rFonts w:eastAsia="Times New Roman" w:cstheme="minorHAnsi"/>
          <w:color w:val="000000"/>
        </w:rPr>
        <w:t>/.</w:t>
      </w:r>
      <w:proofErr w:type="spellStart"/>
      <w:r w:rsidRPr="00F700EC">
        <w:rPr>
          <w:rFonts w:eastAsia="Times New Roman" w:cstheme="minorHAnsi"/>
          <w:color w:val="000000"/>
        </w:rPr>
        <w:t>crai</w:t>
      </w:r>
      <w:proofErr w:type="spellEnd"/>
      <w:r w:rsidRPr="00F700EC">
        <w:rPr>
          <w:rFonts w:eastAsia="Times New Roman" w:cstheme="minorHAnsi"/>
          <w:color w:val="000000"/>
        </w:rPr>
        <w:t>)</w:t>
      </w:r>
    </w:p>
    <w:p w14:paraId="53F891BA" w14:textId="77777777" w:rsidR="00F700EC" w:rsidRPr="00F700EC" w:rsidRDefault="00F700EC" w:rsidP="00F700E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Reference </w:t>
      </w:r>
      <w:proofErr w:type="spellStart"/>
      <w:r w:rsidRPr="00F700EC">
        <w:rPr>
          <w:rFonts w:eastAsia="Times New Roman" w:cstheme="minorHAnsi"/>
          <w:color w:val="000000"/>
        </w:rPr>
        <w:t>fasta</w:t>
      </w:r>
      <w:proofErr w:type="spellEnd"/>
    </w:p>
    <w:p w14:paraId="01FB7D0B" w14:textId="77777777" w:rsidR="00F700EC" w:rsidRPr="00F700EC" w:rsidRDefault="00F700EC" w:rsidP="00F700E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Reference </w:t>
      </w:r>
      <w:proofErr w:type="spellStart"/>
      <w:r w:rsidRPr="00F700EC">
        <w:rPr>
          <w:rFonts w:eastAsia="Times New Roman" w:cstheme="minorHAnsi"/>
          <w:color w:val="000000"/>
        </w:rPr>
        <w:t>fasta</w:t>
      </w:r>
      <w:proofErr w:type="spellEnd"/>
      <w:r w:rsidRPr="00F700EC">
        <w:rPr>
          <w:rFonts w:eastAsia="Times New Roman" w:cstheme="minorHAnsi"/>
          <w:color w:val="000000"/>
        </w:rPr>
        <w:t xml:space="preserve"> </w:t>
      </w:r>
      <w:proofErr w:type="spellStart"/>
      <w:r w:rsidRPr="00F700EC">
        <w:rPr>
          <w:rFonts w:eastAsia="Times New Roman" w:cstheme="minorHAnsi"/>
          <w:color w:val="000000"/>
        </w:rPr>
        <w:t>dict</w:t>
      </w:r>
      <w:proofErr w:type="spellEnd"/>
      <w:r w:rsidRPr="00F700EC">
        <w:rPr>
          <w:rFonts w:eastAsia="Times New Roman" w:cstheme="minorHAnsi"/>
          <w:color w:val="000000"/>
        </w:rPr>
        <w:t xml:space="preserve"> file </w:t>
      </w:r>
    </w:p>
    <w:p w14:paraId="3D74735F" w14:textId="77777777" w:rsidR="006E5A5C" w:rsidRDefault="00F700EC" w:rsidP="006E5A5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Reference </w:t>
      </w:r>
      <w:proofErr w:type="spellStart"/>
      <w:r w:rsidRPr="00F700EC">
        <w:rPr>
          <w:rFonts w:eastAsia="Times New Roman" w:cstheme="minorHAnsi"/>
          <w:color w:val="000000"/>
        </w:rPr>
        <w:t>fasta</w:t>
      </w:r>
      <w:proofErr w:type="spellEnd"/>
      <w:r w:rsidRPr="00F700EC">
        <w:rPr>
          <w:rFonts w:eastAsia="Times New Roman" w:cstheme="minorHAnsi"/>
          <w:color w:val="000000"/>
        </w:rPr>
        <w:t xml:space="preserve"> index file </w:t>
      </w:r>
    </w:p>
    <w:p w14:paraId="122949B3" w14:textId="0519CE8B" w:rsidR="006E5A5C" w:rsidRPr="00C312FD" w:rsidRDefault="006E5A5C" w:rsidP="00C312FD">
      <w:pPr>
        <w:pStyle w:val="ListParagraph"/>
        <w:numPr>
          <w:ilvl w:val="2"/>
          <w:numId w:val="7"/>
        </w:numPr>
        <w:shd w:val="clear" w:color="auto" w:fill="FFFFFF"/>
        <w:rPr>
          <w:rFonts w:eastAsia="Times New Roman" w:cstheme="minorHAnsi"/>
          <w:color w:val="000000"/>
        </w:rPr>
      </w:pPr>
      <w:r>
        <w:rPr>
          <w:rFonts w:eastAsia="Times New Roman" w:cstheme="minorHAnsi"/>
          <w:color w:val="000000"/>
        </w:rPr>
        <w:t>The i</w:t>
      </w:r>
      <w:r w:rsidR="00F700EC" w:rsidRPr="006E5A5C">
        <w:rPr>
          <w:rFonts w:eastAsia="Times New Roman" w:cstheme="minorHAnsi"/>
          <w:color w:val="000000"/>
        </w:rPr>
        <w:t>nterval li</w:t>
      </w:r>
      <w:r w:rsidR="00DF6438">
        <w:rPr>
          <w:rFonts w:eastAsia="Times New Roman" w:cstheme="minorHAnsi"/>
          <w:color w:val="000000"/>
        </w:rPr>
        <w:t>st</w:t>
      </w:r>
      <w:r w:rsidR="00B042FB">
        <w:rPr>
          <w:rFonts w:eastAsia="Times New Roman" w:cstheme="minorHAnsi"/>
          <w:color w:val="000000"/>
        </w:rPr>
        <w:t xml:space="preserve"> (</w:t>
      </w:r>
      <w:r w:rsidR="00C312FD">
        <w:rPr>
          <w:rFonts w:eastAsia="Times New Roman" w:cstheme="minorHAnsi"/>
          <w:color w:val="000000"/>
        </w:rPr>
        <w:t>T</w:t>
      </w:r>
      <w:r w:rsidRPr="00C312FD">
        <w:rPr>
          <w:rFonts w:eastAsia="Times New Roman" w:cstheme="minorHAnsi"/>
          <w:color w:val="000000"/>
        </w:rPr>
        <w:t xml:space="preserve">he interval list required should contain positions that were sequenced by the platform used. Our samples were sequenced </w:t>
      </w:r>
      <w:r w:rsidR="00DF6438" w:rsidRPr="00C312FD">
        <w:rPr>
          <w:rFonts w:eastAsia="Times New Roman" w:cstheme="minorHAnsi"/>
          <w:color w:val="000000"/>
        </w:rPr>
        <w:t xml:space="preserve">by the Broad </w:t>
      </w:r>
      <w:r w:rsidRPr="00C312FD">
        <w:rPr>
          <w:rFonts w:eastAsia="Times New Roman" w:cstheme="minorHAnsi"/>
          <w:color w:val="000000"/>
        </w:rPr>
        <w:t>using Illumina whole exome</w:t>
      </w:r>
      <w:r w:rsidR="00DF6438" w:rsidRPr="00C312FD">
        <w:rPr>
          <w:rFonts w:eastAsia="Times New Roman" w:cstheme="minorHAnsi"/>
          <w:color w:val="000000"/>
        </w:rPr>
        <w:t xml:space="preserve"> </w:t>
      </w:r>
      <w:r w:rsidR="00171BDD">
        <w:rPr>
          <w:rFonts w:eastAsia="Times New Roman" w:cstheme="minorHAnsi"/>
          <w:color w:val="000000"/>
        </w:rPr>
        <w:t>kit</w:t>
      </w:r>
      <w:r w:rsidRPr="00C312FD">
        <w:rPr>
          <w:rFonts w:eastAsia="Times New Roman" w:cstheme="minorHAnsi"/>
          <w:color w:val="000000"/>
        </w:rPr>
        <w:t>. If your samples were sequenced</w:t>
      </w:r>
      <w:bookmarkStart w:id="30" w:name="OLE_LINK41"/>
      <w:bookmarkStart w:id="31" w:name="OLE_LINK42"/>
      <w:r w:rsidR="00C312FD">
        <w:rPr>
          <w:rFonts w:eastAsia="Times New Roman" w:cstheme="minorHAnsi"/>
          <w:color w:val="000000"/>
        </w:rPr>
        <w:t xml:space="preserve"> </w:t>
      </w:r>
      <w:bookmarkEnd w:id="30"/>
      <w:bookmarkEnd w:id="31"/>
      <w:r w:rsidR="00C312FD">
        <w:rPr>
          <w:rFonts w:eastAsia="Times New Roman" w:cstheme="minorHAnsi"/>
          <w:color w:val="000000"/>
        </w:rPr>
        <w:t xml:space="preserve">using different </w:t>
      </w:r>
      <w:r w:rsidR="00171BDD">
        <w:rPr>
          <w:rFonts w:eastAsia="Times New Roman" w:cstheme="minorHAnsi"/>
          <w:color w:val="000000"/>
        </w:rPr>
        <w:t>kit</w:t>
      </w:r>
      <w:r w:rsidRPr="00C312FD">
        <w:rPr>
          <w:rFonts w:eastAsia="Times New Roman" w:cstheme="minorHAnsi"/>
          <w:color w:val="000000"/>
        </w:rPr>
        <w:t xml:space="preserve">, please use the interval list for the specific sequencing method. We can also help find the </w:t>
      </w:r>
      <w:r w:rsidR="00DF6438" w:rsidRPr="00C312FD">
        <w:rPr>
          <w:rFonts w:eastAsia="Times New Roman" w:cstheme="minorHAnsi"/>
          <w:color w:val="000000"/>
        </w:rPr>
        <w:t xml:space="preserve">right </w:t>
      </w:r>
      <w:r w:rsidRPr="00C312FD">
        <w:rPr>
          <w:rFonts w:eastAsia="Times New Roman" w:cstheme="minorHAnsi"/>
          <w:color w:val="000000"/>
        </w:rPr>
        <w:t xml:space="preserve">interval list if you have trouble find </w:t>
      </w:r>
      <w:r w:rsidR="00DF6438" w:rsidRPr="00C312FD">
        <w:rPr>
          <w:rFonts w:eastAsia="Times New Roman" w:cstheme="minorHAnsi"/>
          <w:color w:val="000000"/>
        </w:rPr>
        <w:t>one</w:t>
      </w:r>
      <w:r w:rsidRPr="00C312FD">
        <w:rPr>
          <w:rFonts w:eastAsia="Times New Roman" w:cstheme="minorHAnsi"/>
          <w:color w:val="000000"/>
        </w:rPr>
        <w:t>.)</w:t>
      </w:r>
    </w:p>
    <w:p w14:paraId="6A50BBF4" w14:textId="2B538D3B" w:rsidR="00F700EC" w:rsidRPr="00FB6F0B" w:rsidRDefault="000B4510" w:rsidP="00FB6F0B">
      <w:pPr>
        <w:pStyle w:val="ListParagraph"/>
        <w:numPr>
          <w:ilvl w:val="1"/>
          <w:numId w:val="4"/>
        </w:numPr>
        <w:rPr>
          <w:rFonts w:eastAsiaTheme="minorHAnsi"/>
        </w:rPr>
      </w:pPr>
      <w:r>
        <w:t xml:space="preserve">Output: </w:t>
      </w:r>
      <w:r w:rsidR="00F700EC" w:rsidRPr="00FB6F0B">
        <w:rPr>
          <w:rFonts w:eastAsia="Times New Roman" w:cstheme="minorHAnsi"/>
          <w:color w:val="000000"/>
        </w:rPr>
        <w:t xml:space="preserve">An .csv file with </w:t>
      </w:r>
      <w:bookmarkStart w:id="32" w:name="OLE_LINK57"/>
      <w:bookmarkStart w:id="33" w:name="OLE_LINK58"/>
      <w:r w:rsidR="00F700EC" w:rsidRPr="00FB6F0B">
        <w:rPr>
          <w:rFonts w:eastAsia="Times New Roman" w:cstheme="minorHAnsi"/>
          <w:color w:val="000000"/>
        </w:rPr>
        <w:t xml:space="preserve">a </w:t>
      </w:r>
      <w:r w:rsidR="00C312FD">
        <w:rPr>
          <w:rFonts w:eastAsia="Times New Roman" w:cstheme="minorHAnsi"/>
          <w:color w:val="000000"/>
        </w:rPr>
        <w:t xml:space="preserve">quality </w:t>
      </w:r>
      <w:r w:rsidR="00F700EC" w:rsidRPr="00FB6F0B">
        <w:rPr>
          <w:rFonts w:eastAsia="Times New Roman" w:cstheme="minorHAnsi"/>
          <w:color w:val="000000"/>
        </w:rPr>
        <w:t>depth value for each sample at a given chromosomal position</w:t>
      </w:r>
      <w:bookmarkEnd w:id="32"/>
      <w:bookmarkEnd w:id="33"/>
      <w:r w:rsidR="00F700EC" w:rsidRPr="00FB6F0B">
        <w:rPr>
          <w:rFonts w:eastAsia="Times New Roman" w:cstheme="minorHAnsi"/>
          <w:color w:val="000000"/>
        </w:rPr>
        <w:t>.</w:t>
      </w:r>
      <w:r w:rsidR="00511F83">
        <w:rPr>
          <w:rFonts w:eastAsia="Times New Roman" w:cstheme="minorHAnsi"/>
          <w:color w:val="000000"/>
        </w:rPr>
        <w:t xml:space="preserve"> (format/example of header)</w:t>
      </w:r>
    </w:p>
    <w:p w14:paraId="0ECB9D6E" w14:textId="7E992AE0" w:rsidR="00FB6F0B" w:rsidRDefault="00FB6F0B" w:rsidP="00FB6F0B">
      <w:pPr>
        <w:pStyle w:val="ListParagraph"/>
        <w:numPr>
          <w:ilvl w:val="2"/>
          <w:numId w:val="4"/>
        </w:numPr>
      </w:pPr>
      <w:r>
        <w:t>Case</w:t>
      </w:r>
      <w:r w:rsidR="00A54600">
        <w:t>_</w:t>
      </w:r>
      <w:r>
        <w:t>coverage</w:t>
      </w:r>
      <w:r w:rsidR="00AA7F68">
        <w:t>_batch1</w:t>
      </w:r>
      <w:r>
        <w:t>.csv</w:t>
      </w:r>
    </w:p>
    <w:p w14:paraId="06CD8FD8" w14:textId="7C37834C" w:rsidR="00AA7F68" w:rsidRDefault="00AA7F68" w:rsidP="00FB6F0B">
      <w:pPr>
        <w:pStyle w:val="ListParagraph"/>
        <w:numPr>
          <w:ilvl w:val="2"/>
          <w:numId w:val="4"/>
        </w:numPr>
      </w:pPr>
      <w:r>
        <w:t>Case</w:t>
      </w:r>
      <w:r w:rsidR="00A54600">
        <w:t>_</w:t>
      </w:r>
      <w:r>
        <w:t>coverage_batch2.csv</w:t>
      </w:r>
    </w:p>
    <w:p w14:paraId="45F76A09" w14:textId="4109D045" w:rsidR="00AA7F68" w:rsidRDefault="00AA7F68" w:rsidP="00FB6F0B">
      <w:pPr>
        <w:pStyle w:val="ListParagraph"/>
        <w:numPr>
          <w:ilvl w:val="2"/>
          <w:numId w:val="4"/>
        </w:numPr>
      </w:pPr>
      <w:r>
        <w:t>…</w:t>
      </w:r>
    </w:p>
    <w:p w14:paraId="386A4329" w14:textId="6CA1431B" w:rsidR="00171BDD" w:rsidRDefault="00FB6F0B" w:rsidP="00171BDD">
      <w:pPr>
        <w:pStyle w:val="ListParagraph"/>
        <w:numPr>
          <w:ilvl w:val="2"/>
          <w:numId w:val="4"/>
        </w:numPr>
      </w:pPr>
      <w:r>
        <w:t>Control</w:t>
      </w:r>
      <w:r w:rsidR="00A54600">
        <w:t>_</w:t>
      </w:r>
      <w:r>
        <w:t>coverage</w:t>
      </w:r>
      <w:r w:rsidR="00171BDD">
        <w:t>_batch1.csv</w:t>
      </w:r>
    </w:p>
    <w:p w14:paraId="79031144" w14:textId="4BFFA0A5" w:rsidR="00171BDD" w:rsidRDefault="00171BDD" w:rsidP="00171BDD">
      <w:pPr>
        <w:pStyle w:val="ListParagraph"/>
        <w:numPr>
          <w:ilvl w:val="2"/>
          <w:numId w:val="4"/>
        </w:numPr>
      </w:pPr>
      <w:r>
        <w:t>Control</w:t>
      </w:r>
      <w:r w:rsidR="00A54600">
        <w:t>_</w:t>
      </w:r>
      <w:r>
        <w:t>coverage_batch2.csv</w:t>
      </w:r>
    </w:p>
    <w:p w14:paraId="04F012FE" w14:textId="635D9B2A" w:rsidR="00FB6F0B" w:rsidRPr="00FB6F0B" w:rsidRDefault="00171BDD" w:rsidP="00FB6F0B">
      <w:pPr>
        <w:pStyle w:val="ListParagraph"/>
        <w:ind w:left="2340"/>
      </w:pPr>
      <w:r>
        <w:t>…</w:t>
      </w:r>
    </w:p>
    <w:p w14:paraId="2428957F" w14:textId="0B7E57E5" w:rsidR="006E5A5C" w:rsidRPr="005E7D02" w:rsidRDefault="006E5A5C" w:rsidP="00CE4CE4">
      <w:pPr>
        <w:pStyle w:val="ListParagraph"/>
        <w:numPr>
          <w:ilvl w:val="1"/>
          <w:numId w:val="4"/>
        </w:numPr>
      </w:pPr>
      <w:bookmarkStart w:id="34" w:name="OLE_LINK63"/>
      <w:bookmarkStart w:id="35" w:name="OLE_LINK64"/>
      <w:r w:rsidRPr="005E7D02">
        <w:t>Command lines to run</w:t>
      </w:r>
      <w:r w:rsidR="00515A00">
        <w:t xml:space="preserve"> </w:t>
      </w:r>
      <w:r w:rsidR="00511F83">
        <w:t>for</w:t>
      </w:r>
      <w:r w:rsidR="00515A00">
        <w:t xml:space="preserve"> </w:t>
      </w:r>
      <w:r w:rsidR="002A7FDB">
        <w:t xml:space="preserve">generating coverage file for </w:t>
      </w:r>
      <w:r w:rsidR="00515A00">
        <w:t>each batch</w:t>
      </w:r>
      <w:r w:rsidRPr="005E7D02">
        <w:t>:</w:t>
      </w:r>
    </w:p>
    <w:bookmarkEnd w:id="34"/>
    <w:bookmarkEnd w:id="35"/>
    <w:p w14:paraId="522B9BCE" w14:textId="6E24A22C" w:rsidR="00AA7F68" w:rsidRPr="00165444" w:rsidRDefault="006E5A5C" w:rsidP="00165444">
      <w:pPr>
        <w:shd w:val="clear" w:color="auto" w:fill="FFFFFF"/>
        <w:ind w:left="1440"/>
        <w:rPr>
          <w:rFonts w:eastAsia="Times New Roman" w:cstheme="minorHAnsi"/>
          <w:color w:val="000000"/>
        </w:rPr>
      </w:pPr>
      <w:proofErr w:type="gramStart"/>
      <w:r>
        <w:t>“</w:t>
      </w:r>
      <w:r w:rsidRPr="00CF6781">
        <w:rPr>
          <w:rFonts w:eastAsia="Times New Roman" w:cstheme="minorHAnsi"/>
          <w:color w:val="000000"/>
        </w:rPr>
        <w:t> java</w:t>
      </w:r>
      <w:proofErr w:type="gramEnd"/>
      <w:r w:rsidRPr="00CF6781">
        <w:rPr>
          <w:rFonts w:eastAsia="Times New Roman" w:cstheme="minorHAnsi"/>
          <w:color w:val="000000"/>
        </w:rPr>
        <w:t xml:space="preserve"> -jar "GenomeAnalysisTK.jar" </w:t>
      </w:r>
      <w:proofErr w:type="spellStart"/>
      <w:r w:rsidRPr="00CF6781">
        <w:rPr>
          <w:rFonts w:eastAsia="Times New Roman" w:cstheme="minorHAnsi"/>
          <w:color w:val="000000"/>
        </w:rPr>
        <w:t>DepthOfCoverage</w:t>
      </w:r>
      <w:proofErr w:type="spellEnd"/>
      <w:r w:rsidRPr="00CF6781">
        <w:rPr>
          <w:rFonts w:eastAsia="Times New Roman" w:cstheme="minorHAnsi"/>
          <w:color w:val="000000"/>
        </w:rPr>
        <w:t xml:space="preserve"> -I bam1 -I bam2 -I bam3 --reference </w:t>
      </w:r>
      <w:proofErr w:type="spellStart"/>
      <w:r w:rsidRPr="00CF6781">
        <w:rPr>
          <w:rFonts w:eastAsia="Times New Roman" w:cstheme="minorHAnsi"/>
          <w:color w:val="000000"/>
        </w:rPr>
        <w:t>reference.fasta</w:t>
      </w:r>
      <w:proofErr w:type="spellEnd"/>
      <w:r w:rsidRPr="00CF6781">
        <w:rPr>
          <w:rFonts w:eastAsia="Times New Roman" w:cstheme="minorHAnsi"/>
          <w:color w:val="000000"/>
        </w:rPr>
        <w:t> </w:t>
      </w:r>
      <w:r w:rsidRPr="00CF6781">
        <w:rPr>
          <w:rFonts w:eastAsia="Times New Roman" w:cstheme="minorHAnsi"/>
          <w:color w:val="000000"/>
          <w:shd w:val="clear" w:color="auto" w:fill="FFFFFF"/>
        </w:rPr>
        <w:t>-L </w:t>
      </w:r>
      <w:r w:rsidRPr="00CF6781">
        <w:rPr>
          <w:rFonts w:eastAsia="Times New Roman" w:cstheme="minorHAnsi"/>
          <w:color w:val="000000"/>
        </w:rPr>
        <w:t>interval_list.txt --output coverage_</w:t>
      </w:r>
      <w:r w:rsidR="00D500C7">
        <w:rPr>
          <w:rFonts w:eastAsia="Times New Roman" w:cstheme="minorHAnsi"/>
          <w:color w:val="000000"/>
        </w:rPr>
        <w:t>batch</w:t>
      </w:r>
      <w:r w:rsidRPr="00CF6781">
        <w:rPr>
          <w:rFonts w:eastAsia="Times New Roman" w:cstheme="minorHAnsi"/>
          <w:color w:val="000000"/>
        </w:rPr>
        <w:t>.</w:t>
      </w:r>
      <w:r w:rsidR="009A3650">
        <w:rPr>
          <w:rFonts w:eastAsia="Times New Roman" w:cstheme="minorHAnsi"/>
          <w:color w:val="000000"/>
        </w:rPr>
        <w:t>csv</w:t>
      </w:r>
      <w:r w:rsidRPr="00CF6781">
        <w:rPr>
          <w:rFonts w:eastAsia="Times New Roman" w:cstheme="minorHAnsi"/>
          <w:color w:val="000000"/>
        </w:rPr>
        <w:t> </w:t>
      </w:r>
      <w:bookmarkStart w:id="36" w:name="OLE_LINK61"/>
      <w:bookmarkStart w:id="37" w:name="OLE_LINK62"/>
      <w:r w:rsidRPr="00CF6781">
        <w:rPr>
          <w:rFonts w:eastAsia="Times New Roman" w:cstheme="minorHAnsi"/>
          <w:color w:val="000000"/>
        </w:rPr>
        <w:t>--</w:t>
      </w:r>
      <w:proofErr w:type="spellStart"/>
      <w:r w:rsidRPr="00CF6781">
        <w:rPr>
          <w:rFonts w:eastAsia="Times New Roman" w:cstheme="minorHAnsi"/>
          <w:color w:val="000000"/>
        </w:rPr>
        <w:lastRenderedPageBreak/>
        <w:t>minBaseQuality</w:t>
      </w:r>
      <w:proofErr w:type="spellEnd"/>
      <w:r w:rsidRPr="00CF6781">
        <w:rPr>
          <w:rFonts w:eastAsia="Times New Roman" w:cstheme="minorHAnsi"/>
          <w:color w:val="000000"/>
        </w:rPr>
        <w:t xml:space="preserve"> 10 --</w:t>
      </w:r>
      <w:proofErr w:type="spellStart"/>
      <w:r w:rsidRPr="00CF6781">
        <w:rPr>
          <w:rFonts w:eastAsia="Times New Roman" w:cstheme="minorHAnsi"/>
          <w:color w:val="000000"/>
        </w:rPr>
        <w:t>minMappingQuality</w:t>
      </w:r>
      <w:proofErr w:type="spellEnd"/>
      <w:r w:rsidRPr="00CF6781">
        <w:rPr>
          <w:rFonts w:eastAsia="Times New Roman" w:cstheme="minorHAnsi"/>
          <w:color w:val="000000"/>
        </w:rPr>
        <w:t xml:space="preserve"> 20 </w:t>
      </w:r>
      <w:bookmarkEnd w:id="36"/>
      <w:bookmarkEnd w:id="37"/>
      <w:r w:rsidRPr="00CF6781">
        <w:rPr>
          <w:rFonts w:eastAsia="Times New Roman" w:cstheme="minorHAnsi"/>
          <w:color w:val="000000"/>
        </w:rPr>
        <w:t>--</w:t>
      </w:r>
      <w:proofErr w:type="spellStart"/>
      <w:r w:rsidRPr="00CF6781">
        <w:rPr>
          <w:rFonts w:eastAsia="Times New Roman" w:cstheme="minorHAnsi"/>
          <w:color w:val="000000"/>
        </w:rPr>
        <w:t>omitIntervalStatistics</w:t>
      </w:r>
      <w:proofErr w:type="spellEnd"/>
      <w:r w:rsidRPr="00CF6781">
        <w:rPr>
          <w:rFonts w:eastAsia="Times New Roman" w:cstheme="minorHAnsi"/>
          <w:color w:val="000000"/>
        </w:rPr>
        <w:t xml:space="preserve"> --</w:t>
      </w:r>
      <w:proofErr w:type="spellStart"/>
      <w:r w:rsidRPr="00CF6781">
        <w:rPr>
          <w:rFonts w:eastAsia="Times New Roman" w:cstheme="minorHAnsi"/>
          <w:color w:val="000000"/>
        </w:rPr>
        <w:t>omitLocusTable</w:t>
      </w:r>
      <w:proofErr w:type="spellEnd"/>
      <w:r w:rsidRPr="00CF6781">
        <w:rPr>
          <w:rFonts w:eastAsia="Times New Roman" w:cstheme="minorHAnsi"/>
          <w:color w:val="000000"/>
        </w:rPr>
        <w:t xml:space="preserve"> --</w:t>
      </w:r>
      <w:proofErr w:type="spellStart"/>
      <w:r w:rsidRPr="00CF6781">
        <w:rPr>
          <w:rFonts w:eastAsia="Times New Roman" w:cstheme="minorHAnsi"/>
          <w:color w:val="000000"/>
        </w:rPr>
        <w:t>includeRefNSites</w:t>
      </w:r>
      <w:proofErr w:type="spellEnd"/>
      <w:r w:rsidRPr="00CF6781">
        <w:rPr>
          <w:rFonts w:eastAsia="Times New Roman" w:cstheme="minorHAnsi"/>
          <w:color w:val="000000"/>
        </w:rPr>
        <w:t xml:space="preserve"> --</w:t>
      </w:r>
      <w:proofErr w:type="spellStart"/>
      <w:r w:rsidRPr="00CF6781">
        <w:rPr>
          <w:rFonts w:eastAsia="Times New Roman" w:cstheme="minorHAnsi"/>
          <w:color w:val="000000"/>
        </w:rPr>
        <w:t>countType</w:t>
      </w:r>
      <w:proofErr w:type="spellEnd"/>
      <w:r w:rsidRPr="00CF6781">
        <w:rPr>
          <w:rFonts w:eastAsia="Times New Roman" w:cstheme="minorHAnsi"/>
          <w:color w:val="000000"/>
        </w:rPr>
        <w:t xml:space="preserve"> COUNT_FRAGMENTS</w:t>
      </w:r>
      <w:r>
        <w:rPr>
          <w:rFonts w:eastAsia="Times New Roman" w:cstheme="minorHAnsi"/>
          <w:color w:val="000000"/>
        </w:rPr>
        <w:t xml:space="preserve">” </w:t>
      </w:r>
    </w:p>
    <w:p w14:paraId="6C61187E" w14:textId="17BB02F4" w:rsidR="001B13AE" w:rsidRDefault="001B13AE" w:rsidP="001B13AE">
      <w:pPr>
        <w:shd w:val="clear" w:color="auto" w:fill="FFFFFF"/>
        <w:rPr>
          <w:b/>
          <w:bCs/>
          <w:sz w:val="28"/>
          <w:szCs w:val="28"/>
        </w:rPr>
      </w:pPr>
    </w:p>
    <w:p w14:paraId="34EC3C77" w14:textId="7D9F8815" w:rsidR="0067496E" w:rsidRPr="0067496E" w:rsidRDefault="0067496E" w:rsidP="0067496E">
      <w:pPr>
        <w:rPr>
          <w:b/>
          <w:bCs/>
          <w:sz w:val="28"/>
          <w:szCs w:val="28"/>
        </w:rPr>
      </w:pPr>
      <w:r w:rsidRPr="00A0555C">
        <w:rPr>
          <w:b/>
          <w:bCs/>
          <w:sz w:val="28"/>
          <w:szCs w:val="28"/>
        </w:rPr>
        <w:t>Step</w:t>
      </w:r>
      <w:r>
        <w:rPr>
          <w:b/>
          <w:bCs/>
          <w:sz w:val="28"/>
          <w:szCs w:val="28"/>
        </w:rPr>
        <w:t>2</w:t>
      </w:r>
      <w:r w:rsidRPr="00A0555C">
        <w:rPr>
          <w:b/>
          <w:bCs/>
          <w:sz w:val="28"/>
          <w:szCs w:val="28"/>
        </w:rPr>
        <w:t xml:space="preserve">:  Calibrate filters using </w:t>
      </w:r>
      <w:r>
        <w:rPr>
          <w:b/>
          <w:bCs/>
          <w:sz w:val="28"/>
          <w:szCs w:val="28"/>
        </w:rPr>
        <w:t>synonymous</w:t>
      </w:r>
      <w:r w:rsidRPr="00A0555C">
        <w:rPr>
          <w:b/>
          <w:bCs/>
          <w:sz w:val="28"/>
          <w:szCs w:val="28"/>
        </w:rPr>
        <w:t xml:space="preserve"> variant</w:t>
      </w:r>
      <w:r>
        <w:rPr>
          <w:b/>
          <w:bCs/>
          <w:sz w:val="28"/>
          <w:szCs w:val="28"/>
        </w:rPr>
        <w:t>s.</w:t>
      </w:r>
      <w:r w:rsidRPr="00A0555C">
        <w:rPr>
          <w:b/>
          <w:bCs/>
          <w:sz w:val="28"/>
          <w:szCs w:val="28"/>
        </w:rPr>
        <w:t xml:space="preserve"> </w:t>
      </w:r>
    </w:p>
    <w:p w14:paraId="17154731" w14:textId="7F69D775" w:rsidR="001B13AE" w:rsidRDefault="001B13AE" w:rsidP="001B13AE">
      <w:pPr>
        <w:shd w:val="clear" w:color="auto" w:fill="FFFFFF"/>
        <w:rPr>
          <w:rFonts w:eastAsia="Times New Roman" w:cstheme="minorHAnsi"/>
          <w:color w:val="000000"/>
        </w:rPr>
      </w:pPr>
      <w:r>
        <w:rPr>
          <w:b/>
          <w:bCs/>
        </w:rPr>
        <w:t>QC1</w:t>
      </w:r>
      <w:r w:rsidR="0067496E">
        <w:rPr>
          <w:b/>
          <w:bCs/>
        </w:rPr>
        <w:t>:</w:t>
      </w:r>
      <w:r>
        <w:rPr>
          <w:b/>
          <w:bCs/>
        </w:rPr>
        <w:t xml:space="preserve"> </w:t>
      </w:r>
      <w:r w:rsidR="00515A00" w:rsidRPr="001B13AE">
        <w:rPr>
          <w:b/>
          <w:bCs/>
        </w:rPr>
        <w:t>Coverage</w:t>
      </w:r>
    </w:p>
    <w:p w14:paraId="785BE386" w14:textId="397A9DA9" w:rsidR="00165444" w:rsidRDefault="00515A00" w:rsidP="00783536">
      <w:pPr>
        <w:shd w:val="clear" w:color="auto" w:fill="FFFFFF"/>
      </w:pPr>
      <w:r w:rsidRPr="00B042FB">
        <w:rPr>
          <w:b/>
          <w:bCs/>
        </w:rPr>
        <w:t>Aim</w:t>
      </w:r>
      <w:r w:rsidRPr="001B13AE">
        <w:t>:</w:t>
      </w:r>
      <w:r w:rsidR="001B13AE">
        <w:t xml:space="preserve"> </w:t>
      </w:r>
      <w:bookmarkStart w:id="38" w:name="OLE_LINK200"/>
      <w:bookmarkStart w:id="39" w:name="OLE_LINK201"/>
      <w:r w:rsidR="00165444">
        <w:t>Retain</w:t>
      </w:r>
      <w:r w:rsidR="001B13AE" w:rsidRPr="001B13AE">
        <w:t xml:space="preserve"> only </w:t>
      </w:r>
      <w:r w:rsidR="001B13AE">
        <w:t>position</w:t>
      </w:r>
      <w:r w:rsidR="00D142CD">
        <w:t>s</w:t>
      </w:r>
      <w:r w:rsidR="001B13AE">
        <w:t xml:space="preserve"> with </w:t>
      </w:r>
      <w:r w:rsidR="001B13AE" w:rsidRPr="001B13AE">
        <w:t xml:space="preserve">a </w:t>
      </w:r>
      <w:r w:rsidR="001B13AE">
        <w:t xml:space="preserve">quality </w:t>
      </w:r>
      <w:r w:rsidR="001B13AE" w:rsidRPr="001B13AE">
        <w:t>read depth of 10 in 90% of samples</w:t>
      </w:r>
      <w:r w:rsidR="001B13AE">
        <w:t>.</w:t>
      </w:r>
      <w:r w:rsidR="00B042FB">
        <w:br/>
      </w:r>
      <w:r w:rsidR="00B042FB" w:rsidRPr="00193A5C">
        <w:rPr>
          <w:b/>
          <w:bCs/>
        </w:rPr>
        <w:t>Rationale</w:t>
      </w:r>
      <w:r w:rsidR="00B042FB">
        <w:t xml:space="preserve">: </w:t>
      </w:r>
      <w:bookmarkEnd w:id="38"/>
      <w:bookmarkEnd w:id="39"/>
      <w:r w:rsidR="00193A5C">
        <w:t>E</w:t>
      </w:r>
      <w:r w:rsidR="00193A5C" w:rsidRPr="00193A5C">
        <w:t xml:space="preserve">nsure that the data being analyzed </w:t>
      </w:r>
      <w:r w:rsidR="00193A5C">
        <w:t>meet</w:t>
      </w:r>
      <w:r w:rsidR="00193A5C" w:rsidRPr="00193A5C">
        <w:t xml:space="preserve"> </w:t>
      </w:r>
      <w:r w:rsidR="009B5941">
        <w:t xml:space="preserve">criteria for </w:t>
      </w:r>
      <w:r w:rsidR="00193A5C" w:rsidRPr="00193A5C">
        <w:t>high</w:t>
      </w:r>
      <w:r w:rsidR="009B5941">
        <w:t>-</w:t>
      </w:r>
      <w:r w:rsidR="00193A5C" w:rsidRPr="00193A5C">
        <w:t>quality</w:t>
      </w:r>
      <w:r w:rsidR="00193A5C">
        <w:t xml:space="preserve"> coverage in both case</w:t>
      </w:r>
      <w:r w:rsidR="009B5941">
        <w:t>s</w:t>
      </w:r>
      <w:r w:rsidR="00193A5C">
        <w:t xml:space="preserve"> and control</w:t>
      </w:r>
      <w:r w:rsidR="009B5941">
        <w:t>s</w:t>
      </w:r>
      <w:r w:rsidR="00193A5C">
        <w:t>.</w:t>
      </w:r>
    </w:p>
    <w:p w14:paraId="13946C64" w14:textId="57457AAF" w:rsidR="00165444" w:rsidRDefault="00165444" w:rsidP="00165444">
      <w:pPr>
        <w:pStyle w:val="ListParagraph"/>
        <w:numPr>
          <w:ilvl w:val="0"/>
          <w:numId w:val="12"/>
        </w:numPr>
        <w:shd w:val="clear" w:color="auto" w:fill="FFFFFF"/>
      </w:pPr>
      <w:r>
        <w:t xml:space="preserve">Requirements: </w:t>
      </w:r>
    </w:p>
    <w:p w14:paraId="44F0508A" w14:textId="34BE81C8" w:rsidR="00165444" w:rsidRDefault="000D3348" w:rsidP="00165444">
      <w:pPr>
        <w:pStyle w:val="ListParagraph"/>
        <w:numPr>
          <w:ilvl w:val="1"/>
          <w:numId w:val="12"/>
        </w:numPr>
        <w:shd w:val="clear" w:color="auto" w:fill="FFFFFF"/>
      </w:pPr>
      <w:bookmarkStart w:id="40" w:name="OLE_LINK211"/>
      <w:bookmarkStart w:id="41" w:name="OLE_LINK212"/>
      <w:r>
        <w:t xml:space="preserve">Running environment: </w:t>
      </w:r>
      <w:bookmarkStart w:id="42" w:name="OLE_LINK215"/>
      <w:bookmarkStart w:id="43" w:name="OLE_LINK216"/>
      <w:r w:rsidR="00165444">
        <w:t xml:space="preserve">Python </w:t>
      </w:r>
      <w:r w:rsidR="00783536">
        <w:t>v</w:t>
      </w:r>
      <w:r w:rsidR="00165444">
        <w:t xml:space="preserve">3.7 </w:t>
      </w:r>
      <w:bookmarkEnd w:id="40"/>
      <w:bookmarkEnd w:id="41"/>
      <w:bookmarkEnd w:id="42"/>
      <w:bookmarkEnd w:id="43"/>
      <w:r w:rsidR="00783536">
        <w:t>(</w:t>
      </w:r>
      <w:hyperlink r:id="rId10" w:history="1">
        <w:r w:rsidR="00783536" w:rsidRPr="00034BFC">
          <w:rPr>
            <w:rStyle w:val="Hyperlink"/>
          </w:rPr>
          <w:t>https://conda.io/projects/conda/en/latest/user-guide/tasks/manage-python.html</w:t>
        </w:r>
      </w:hyperlink>
      <w:r w:rsidR="00783536">
        <w:t>)</w:t>
      </w:r>
      <w:r w:rsidR="00A130DE">
        <w:t xml:space="preserve"> (running environment)</w:t>
      </w:r>
    </w:p>
    <w:p w14:paraId="6ABE20B7" w14:textId="3A3259FA" w:rsidR="00783536" w:rsidRDefault="00783536" w:rsidP="00783536">
      <w:pPr>
        <w:pStyle w:val="ListParagraph"/>
        <w:numPr>
          <w:ilvl w:val="1"/>
          <w:numId w:val="12"/>
        </w:numPr>
        <w:shd w:val="clear" w:color="auto" w:fill="FFFFFF"/>
      </w:pPr>
      <w:proofErr w:type="spellStart"/>
      <w:r w:rsidRPr="00783536">
        <w:t>Bedtools</w:t>
      </w:r>
      <w:proofErr w:type="spellEnd"/>
      <w:r w:rsidR="007A1AD7">
        <w:t xml:space="preserve"> “intersect”</w:t>
      </w:r>
      <w:r w:rsidR="00DE7778">
        <w:t xml:space="preserve"> and “merge”</w:t>
      </w:r>
      <w:r w:rsidR="007A1AD7">
        <w:t xml:space="preserve"> </w:t>
      </w:r>
      <w:r w:rsidR="00D30854">
        <w:t>functions</w:t>
      </w:r>
      <w:r w:rsidR="00DE7778">
        <w:t xml:space="preserve"> </w:t>
      </w:r>
      <w:r>
        <w:t>(</w:t>
      </w:r>
      <w:hyperlink r:id="rId11" w:history="1">
        <w:r w:rsidRPr="00034BFC">
          <w:rPr>
            <w:rStyle w:val="Hyperlink"/>
          </w:rPr>
          <w:t>https://bedtools.readthedocs.io/en/latest/</w:t>
        </w:r>
      </w:hyperlink>
      <w:r>
        <w:t>)</w:t>
      </w:r>
      <w:r w:rsidR="00511F83">
        <w:t xml:space="preserve"> </w:t>
      </w:r>
    </w:p>
    <w:p w14:paraId="0B48CCCA" w14:textId="5279F898" w:rsidR="00165444" w:rsidRDefault="00A447A3" w:rsidP="00783536">
      <w:pPr>
        <w:pStyle w:val="ListParagraph"/>
        <w:numPr>
          <w:ilvl w:val="1"/>
          <w:numId w:val="12"/>
        </w:numPr>
        <w:shd w:val="clear" w:color="auto" w:fill="FFFFFF"/>
      </w:pPr>
      <w:bookmarkStart w:id="44" w:name="OLE_LINK87"/>
      <w:bookmarkStart w:id="45" w:name="OLE_LINK88"/>
      <w:r>
        <w:t>QC1_</w:t>
      </w:r>
      <w:r w:rsidR="00165444" w:rsidRPr="00165444">
        <w:t>get_quality_positions.py</w:t>
      </w:r>
      <w:bookmarkEnd w:id="44"/>
      <w:bookmarkEnd w:id="45"/>
      <w:r w:rsidR="007A1AD7">
        <w:t xml:space="preserve"> </w:t>
      </w:r>
    </w:p>
    <w:p w14:paraId="16A75A2B" w14:textId="092D6364" w:rsidR="00165444" w:rsidRDefault="00165444" w:rsidP="00165444">
      <w:pPr>
        <w:pStyle w:val="ListParagraph"/>
        <w:numPr>
          <w:ilvl w:val="1"/>
          <w:numId w:val="12"/>
        </w:numPr>
        <w:shd w:val="clear" w:color="auto" w:fill="FFFFFF"/>
      </w:pPr>
      <w:r>
        <w:t>coverage.csv</w:t>
      </w:r>
      <w:r w:rsidR="00564F7C">
        <w:t xml:space="preserve"> (one for each batch)</w:t>
      </w:r>
    </w:p>
    <w:p w14:paraId="0A43D1E8" w14:textId="3DD6EBEC" w:rsidR="00165444" w:rsidRDefault="00165444" w:rsidP="00165444">
      <w:pPr>
        <w:pStyle w:val="ListParagraph"/>
        <w:numPr>
          <w:ilvl w:val="0"/>
          <w:numId w:val="12"/>
        </w:numPr>
        <w:shd w:val="clear" w:color="auto" w:fill="FFFFFF"/>
      </w:pPr>
      <w:r>
        <w:t>Input:</w:t>
      </w:r>
    </w:p>
    <w:p w14:paraId="64BDFB5D" w14:textId="03CA1808" w:rsidR="00A130DE" w:rsidRDefault="00C312FD" w:rsidP="00A130DE">
      <w:pPr>
        <w:pStyle w:val="ListParagraph"/>
        <w:numPr>
          <w:ilvl w:val="1"/>
          <w:numId w:val="12"/>
        </w:numPr>
        <w:shd w:val="clear" w:color="auto" w:fill="FFFFFF"/>
      </w:pPr>
      <w:r>
        <w:t>C</w:t>
      </w:r>
      <w:r w:rsidR="00165444">
        <w:t>overage.csv</w:t>
      </w:r>
      <w:r>
        <w:t xml:space="preserve"> (one for each batch in </w:t>
      </w:r>
      <w:r w:rsidR="00D30854">
        <w:t>case</w:t>
      </w:r>
      <w:r w:rsidR="009B5941">
        <w:t>s</w:t>
      </w:r>
      <w:r w:rsidR="00D30854">
        <w:t xml:space="preserve"> and</w:t>
      </w:r>
      <w:r w:rsidR="00D142CD">
        <w:t xml:space="preserve"> </w:t>
      </w:r>
      <w:r>
        <w:t>control</w:t>
      </w:r>
      <w:r w:rsidR="009B5941">
        <w:t>s</w:t>
      </w:r>
      <w:r w:rsidR="00D142CD">
        <w:t xml:space="preserve"> (Unless using </w:t>
      </w:r>
      <w:proofErr w:type="spellStart"/>
      <w:r w:rsidR="00D142CD">
        <w:t>gnomAD</w:t>
      </w:r>
      <w:proofErr w:type="spellEnd"/>
      <w:r w:rsidR="00D142CD">
        <w:t>)</w:t>
      </w:r>
      <w:r>
        <w:t>)</w:t>
      </w:r>
    </w:p>
    <w:p w14:paraId="6EC958FF" w14:textId="150CA240" w:rsidR="00A130DE" w:rsidRDefault="00A130DE" w:rsidP="00A130DE">
      <w:pPr>
        <w:pStyle w:val="ListParagraph"/>
        <w:numPr>
          <w:ilvl w:val="1"/>
          <w:numId w:val="12"/>
        </w:numPr>
        <w:shd w:val="clear" w:color="auto" w:fill="FFFFFF"/>
      </w:pPr>
      <w:bookmarkStart w:id="46" w:name="OLE_LINK285"/>
      <w:bookmarkStart w:id="47" w:name="OLE_LINK286"/>
      <w:bookmarkStart w:id="48" w:name="OLE_LINK287"/>
      <w:r>
        <w:t>Case_annotated_exl_chrxymt.vcf</w:t>
      </w:r>
    </w:p>
    <w:bookmarkEnd w:id="46"/>
    <w:bookmarkEnd w:id="47"/>
    <w:bookmarkEnd w:id="48"/>
    <w:p w14:paraId="4FC32353" w14:textId="1EE065C9" w:rsidR="00A130DE" w:rsidRDefault="00A130DE" w:rsidP="00D71681">
      <w:pPr>
        <w:pStyle w:val="ListParagraph"/>
        <w:numPr>
          <w:ilvl w:val="1"/>
          <w:numId w:val="12"/>
        </w:numPr>
        <w:shd w:val="clear" w:color="auto" w:fill="FFFFFF"/>
      </w:pPr>
      <w:r>
        <w:t>Control_annotated_exl_chrxymt.vcf</w:t>
      </w:r>
    </w:p>
    <w:p w14:paraId="029CA4A0" w14:textId="1F1D1668" w:rsidR="00165444" w:rsidRDefault="00165444" w:rsidP="00564F7C">
      <w:pPr>
        <w:pStyle w:val="ListParagraph"/>
        <w:numPr>
          <w:ilvl w:val="0"/>
          <w:numId w:val="12"/>
        </w:numPr>
        <w:shd w:val="clear" w:color="auto" w:fill="FFFFFF"/>
      </w:pPr>
      <w:r>
        <w:t>Output:</w:t>
      </w:r>
    </w:p>
    <w:p w14:paraId="54815ABD" w14:textId="7733D4DB" w:rsidR="00A130DE" w:rsidRDefault="00DA5D8A" w:rsidP="00A130DE">
      <w:pPr>
        <w:pStyle w:val="ListParagraph"/>
        <w:numPr>
          <w:ilvl w:val="1"/>
          <w:numId w:val="12"/>
        </w:numPr>
        <w:shd w:val="clear" w:color="auto" w:fill="FFFFFF"/>
      </w:pPr>
      <w:bookmarkStart w:id="49" w:name="OLE_LINK83"/>
      <w:bookmarkStart w:id="50" w:name="OLE_LINK84"/>
      <w:bookmarkStart w:id="51" w:name="OLE_LINK101"/>
      <w:bookmarkStart w:id="52" w:name="OLE_LINK102"/>
      <w:bookmarkStart w:id="53" w:name="OLE_LINK103"/>
      <w:bookmarkStart w:id="54" w:name="OLE_LINK89"/>
      <w:bookmarkStart w:id="55" w:name="OLE_LINK90"/>
      <w:r>
        <w:t>“</w:t>
      </w:r>
      <w:r w:rsidR="00A130DE">
        <w:t>batch1_batch2</w:t>
      </w:r>
      <w:proofErr w:type="gramStart"/>
      <w:r w:rsidR="00A130DE">
        <w:t>…</w:t>
      </w:r>
      <w:r w:rsidR="00A130DE" w:rsidRPr="00783536">
        <w:t>.</w:t>
      </w:r>
      <w:proofErr w:type="spellStart"/>
      <w:r w:rsidR="00A130DE">
        <w:t>control.quality_postition_interval.bed</w:t>
      </w:r>
      <w:proofErr w:type="spellEnd"/>
      <w:proofErr w:type="gramEnd"/>
      <w:r>
        <w:t>”</w:t>
      </w:r>
    </w:p>
    <w:p w14:paraId="0755143A" w14:textId="26160325" w:rsidR="00EE6DE2" w:rsidRDefault="00EE6DE2" w:rsidP="00DA5D8A">
      <w:pPr>
        <w:pStyle w:val="ListParagraph"/>
        <w:shd w:val="clear" w:color="auto" w:fill="FFFFFF"/>
        <w:ind w:left="2160"/>
      </w:pPr>
      <w:r>
        <w:t>Example</w:t>
      </w:r>
      <w:r w:rsidR="00DA5D8A">
        <w:t xml:space="preserve"> of </w:t>
      </w:r>
      <w:proofErr w:type="spellStart"/>
      <w:r w:rsidR="00DA5D8A">
        <w:t>position_interval.bed</w:t>
      </w:r>
      <w:proofErr w:type="spellEnd"/>
      <w:r w:rsidR="00DA5D8A">
        <w:t xml:space="preserve">: </w:t>
      </w:r>
      <w:r w:rsidR="00D30854">
        <w:t>Column 1</w:t>
      </w:r>
      <w:r w:rsidR="00DA5D8A">
        <w:t xml:space="preserve"> is </w:t>
      </w:r>
      <w:r w:rsidR="00D30854">
        <w:t>the c</w:t>
      </w:r>
      <w:r w:rsidR="00DA5D8A">
        <w:t xml:space="preserve">hromosome. Column 2 is the start of </w:t>
      </w:r>
      <w:r w:rsidR="00D30854">
        <w:t xml:space="preserve">the </w:t>
      </w:r>
      <w:r w:rsidR="00DA5D8A">
        <w:t xml:space="preserve">interval. </w:t>
      </w:r>
      <w:r w:rsidR="00D30854">
        <w:t>Column 3</w:t>
      </w:r>
      <w:r w:rsidR="00DA5D8A">
        <w:t xml:space="preserve"> is the end of the interval.</w:t>
      </w:r>
    </w:p>
    <w:p w14:paraId="054AFC33" w14:textId="5EE039D4" w:rsidR="00EE6DE2" w:rsidRDefault="00EE6DE2" w:rsidP="00EE6DE2">
      <w:pPr>
        <w:pStyle w:val="ListParagraph"/>
        <w:shd w:val="clear" w:color="auto" w:fill="FFFFFF"/>
        <w:ind w:left="2160"/>
      </w:pPr>
      <w:r>
        <w:t>chr1</w:t>
      </w:r>
      <w:r>
        <w:tab/>
        <w:t>925939</w:t>
      </w:r>
      <w:r>
        <w:tab/>
        <w:t>926015</w:t>
      </w:r>
    </w:p>
    <w:p w14:paraId="28B9E055" w14:textId="75093DB3" w:rsidR="00EE6DE2" w:rsidRDefault="00EE6DE2" w:rsidP="00EE6DE2">
      <w:pPr>
        <w:pStyle w:val="ListParagraph"/>
        <w:shd w:val="clear" w:color="auto" w:fill="FFFFFF"/>
        <w:ind w:left="2160"/>
      </w:pPr>
      <w:r>
        <w:t>chr1</w:t>
      </w:r>
      <w:r>
        <w:tab/>
        <w:t>930244</w:t>
      </w:r>
      <w:r>
        <w:tab/>
        <w:t>930330</w:t>
      </w:r>
    </w:p>
    <w:p w14:paraId="7DDFF25E" w14:textId="77777777" w:rsidR="00EE6DE2" w:rsidRDefault="00EE6DE2" w:rsidP="00EE6DE2">
      <w:pPr>
        <w:pStyle w:val="ListParagraph"/>
        <w:shd w:val="clear" w:color="auto" w:fill="FFFFFF"/>
        <w:ind w:left="2160"/>
      </w:pPr>
      <w:r>
        <w:t>chr1</w:t>
      </w:r>
      <w:r>
        <w:tab/>
        <w:t>931036</w:t>
      </w:r>
      <w:r>
        <w:tab/>
        <w:t>931091</w:t>
      </w:r>
    </w:p>
    <w:p w14:paraId="13620A05" w14:textId="77777777" w:rsidR="00EE6DE2" w:rsidRDefault="00EE6DE2" w:rsidP="00EE6DE2">
      <w:pPr>
        <w:pStyle w:val="ListParagraph"/>
        <w:shd w:val="clear" w:color="auto" w:fill="FFFFFF"/>
        <w:ind w:left="2160"/>
      </w:pPr>
      <w:r>
        <w:t>chr1</w:t>
      </w:r>
      <w:r>
        <w:tab/>
        <w:t>935769</w:t>
      </w:r>
      <w:r>
        <w:tab/>
        <w:t>935898</w:t>
      </w:r>
    </w:p>
    <w:p w14:paraId="33271DAF" w14:textId="77777777" w:rsidR="00EE6DE2" w:rsidRDefault="00EE6DE2" w:rsidP="00EE6DE2">
      <w:pPr>
        <w:pStyle w:val="ListParagraph"/>
        <w:shd w:val="clear" w:color="auto" w:fill="FFFFFF"/>
        <w:ind w:left="2160"/>
      </w:pPr>
      <w:r>
        <w:t>chr1</w:t>
      </w:r>
      <w:r>
        <w:tab/>
        <w:t>939057</w:t>
      </w:r>
      <w:r>
        <w:tab/>
        <w:t>939104</w:t>
      </w:r>
    </w:p>
    <w:p w14:paraId="0FEB89CE" w14:textId="67903C6E" w:rsidR="00A130DE" w:rsidRDefault="00A130DE" w:rsidP="00A130DE">
      <w:pPr>
        <w:pStyle w:val="ListParagraph"/>
        <w:numPr>
          <w:ilvl w:val="1"/>
          <w:numId w:val="12"/>
        </w:numPr>
        <w:shd w:val="clear" w:color="auto" w:fill="FFFFFF"/>
      </w:pPr>
      <w:bookmarkStart w:id="56" w:name="OLE_LINK209"/>
      <w:bookmarkStart w:id="57" w:name="OLE_LINK210"/>
      <w:bookmarkEnd w:id="49"/>
      <w:bookmarkEnd w:id="50"/>
      <w:r>
        <w:t>Case_QC1.vcf</w:t>
      </w:r>
    </w:p>
    <w:p w14:paraId="38AC98DB" w14:textId="7AFF7B16" w:rsidR="00A130DE" w:rsidRDefault="00A130DE" w:rsidP="00A130DE">
      <w:pPr>
        <w:pStyle w:val="ListParagraph"/>
        <w:numPr>
          <w:ilvl w:val="1"/>
          <w:numId w:val="12"/>
        </w:numPr>
        <w:shd w:val="clear" w:color="auto" w:fill="FFFFFF"/>
      </w:pPr>
      <w:r>
        <w:t>Control_QC1.vcf</w:t>
      </w:r>
    </w:p>
    <w:p w14:paraId="4AC3C975" w14:textId="77777777" w:rsidR="00DA5D8A" w:rsidRDefault="00DA5D8A" w:rsidP="00DA5D8A">
      <w:pPr>
        <w:pStyle w:val="ListParagraph"/>
        <w:shd w:val="clear" w:color="auto" w:fill="FFFFFF"/>
        <w:ind w:left="2340"/>
      </w:pPr>
    </w:p>
    <w:bookmarkEnd w:id="51"/>
    <w:bookmarkEnd w:id="52"/>
    <w:bookmarkEnd w:id="53"/>
    <w:bookmarkEnd w:id="56"/>
    <w:bookmarkEnd w:id="57"/>
    <w:p w14:paraId="40F682FC" w14:textId="77777777" w:rsidR="00165444" w:rsidRPr="00193A5C" w:rsidRDefault="00165444" w:rsidP="00165444">
      <w:pPr>
        <w:pStyle w:val="ListParagraph"/>
        <w:numPr>
          <w:ilvl w:val="0"/>
          <w:numId w:val="12"/>
        </w:numPr>
        <w:shd w:val="clear" w:color="auto" w:fill="FFFFFF"/>
      </w:pPr>
      <w:r w:rsidRPr="00193A5C">
        <w:t>Command lines to run:</w:t>
      </w:r>
    </w:p>
    <w:bookmarkEnd w:id="54"/>
    <w:bookmarkEnd w:id="55"/>
    <w:p w14:paraId="19C72BD2" w14:textId="18C06D1F" w:rsidR="00783536" w:rsidRPr="00564F7C" w:rsidRDefault="00165444" w:rsidP="00783536">
      <w:pPr>
        <w:pStyle w:val="ListParagraph"/>
        <w:numPr>
          <w:ilvl w:val="1"/>
          <w:numId w:val="12"/>
        </w:numPr>
        <w:shd w:val="clear" w:color="auto" w:fill="FFFFFF"/>
        <w:rPr>
          <w:b/>
          <w:bCs/>
        </w:rPr>
      </w:pPr>
      <w:r w:rsidRPr="00564F7C">
        <w:rPr>
          <w:b/>
          <w:bCs/>
        </w:rPr>
        <w:t xml:space="preserve">Get quality position </w:t>
      </w:r>
      <w:proofErr w:type="gramStart"/>
      <w:r w:rsidRPr="00564F7C">
        <w:rPr>
          <w:b/>
          <w:bCs/>
        </w:rPr>
        <w:t>“.bed</w:t>
      </w:r>
      <w:proofErr w:type="gramEnd"/>
      <w:r w:rsidRPr="00564F7C">
        <w:rPr>
          <w:b/>
          <w:bCs/>
        </w:rPr>
        <w:t>” file for each batch</w:t>
      </w:r>
    </w:p>
    <w:p w14:paraId="52359620" w14:textId="761E466C" w:rsidR="00165444" w:rsidRDefault="00165444" w:rsidP="00783536">
      <w:pPr>
        <w:shd w:val="clear" w:color="auto" w:fill="FFFFFF"/>
        <w:ind w:left="1980"/>
      </w:pPr>
      <w:r>
        <w:t>“</w:t>
      </w:r>
      <w:r w:rsidRPr="00165444">
        <w:t xml:space="preserve">python </w:t>
      </w:r>
      <w:r w:rsidR="00A447A3">
        <w:t>QC1_</w:t>
      </w:r>
      <w:r w:rsidRPr="00165444">
        <w:t>get_quality_positions.py -</w:t>
      </w:r>
      <w:proofErr w:type="spellStart"/>
      <w:r w:rsidRPr="00165444">
        <w:t>i</w:t>
      </w:r>
      <w:proofErr w:type="spellEnd"/>
      <w:r w:rsidRPr="00165444">
        <w:t xml:space="preserve"> </w:t>
      </w:r>
      <w:r>
        <w:t>case_batch1</w:t>
      </w:r>
      <w:r w:rsidRPr="00165444">
        <w:t xml:space="preserve">_coverage_file.csv" -o </w:t>
      </w:r>
      <w:r>
        <w:t>case_batch1</w:t>
      </w:r>
      <w:r w:rsidRPr="00165444">
        <w:t>.updated.bed</w:t>
      </w:r>
      <w:r>
        <w:t xml:space="preserve"> </w:t>
      </w:r>
    </w:p>
    <w:p w14:paraId="2ABC619E" w14:textId="73FCA222" w:rsidR="00783536" w:rsidRPr="00564F7C" w:rsidRDefault="00783536" w:rsidP="00783536">
      <w:pPr>
        <w:pStyle w:val="ListParagraph"/>
        <w:numPr>
          <w:ilvl w:val="1"/>
          <w:numId w:val="12"/>
        </w:numPr>
        <w:shd w:val="clear" w:color="auto" w:fill="FFFFFF"/>
        <w:rPr>
          <w:b/>
          <w:bCs/>
        </w:rPr>
      </w:pPr>
      <w:bookmarkStart w:id="58" w:name="OLE_LINK71"/>
      <w:bookmarkStart w:id="59" w:name="OLE_LINK72"/>
      <w:r w:rsidRPr="00564F7C">
        <w:rPr>
          <w:b/>
          <w:bCs/>
        </w:rPr>
        <w:t>Intersect</w:t>
      </w:r>
      <w:r w:rsidR="00564F7C" w:rsidRPr="00564F7C">
        <w:rPr>
          <w:b/>
          <w:bCs/>
        </w:rPr>
        <w:t xml:space="preserve"> good position</w:t>
      </w:r>
      <w:r w:rsidR="009B5941">
        <w:rPr>
          <w:b/>
          <w:bCs/>
        </w:rPr>
        <w:t>s</w:t>
      </w:r>
      <w:r w:rsidR="00564F7C" w:rsidRPr="00564F7C">
        <w:rPr>
          <w:b/>
          <w:bCs/>
        </w:rPr>
        <w:t xml:space="preserve"> for </w:t>
      </w:r>
      <w:r w:rsidR="009B5941">
        <w:rPr>
          <w:b/>
          <w:bCs/>
        </w:rPr>
        <w:t xml:space="preserve">across all </w:t>
      </w:r>
      <w:r w:rsidR="00564F7C" w:rsidRPr="00564F7C">
        <w:rPr>
          <w:b/>
          <w:bCs/>
        </w:rPr>
        <w:t>batch</w:t>
      </w:r>
      <w:r w:rsidR="009B5941">
        <w:rPr>
          <w:b/>
          <w:bCs/>
        </w:rPr>
        <w:t>es</w:t>
      </w:r>
      <w:r w:rsidR="00564F7C" w:rsidRPr="00564F7C">
        <w:rPr>
          <w:b/>
          <w:bCs/>
        </w:rPr>
        <w:t xml:space="preserve"> in case</w:t>
      </w:r>
      <w:r w:rsidR="009B5941">
        <w:rPr>
          <w:b/>
          <w:bCs/>
        </w:rPr>
        <w:t>s</w:t>
      </w:r>
      <w:r w:rsidR="00564F7C" w:rsidRPr="00564F7C">
        <w:rPr>
          <w:b/>
          <w:bCs/>
        </w:rPr>
        <w:t xml:space="preserve"> and </w:t>
      </w:r>
      <w:proofErr w:type="gramStart"/>
      <w:r w:rsidR="00564F7C" w:rsidRPr="00564F7C">
        <w:rPr>
          <w:b/>
          <w:bCs/>
        </w:rPr>
        <w:t>control</w:t>
      </w:r>
      <w:r w:rsidR="009B5941">
        <w:rPr>
          <w:b/>
          <w:bCs/>
        </w:rPr>
        <w:t>s</w:t>
      </w:r>
      <w:proofErr w:type="gramEnd"/>
    </w:p>
    <w:p w14:paraId="085CC34B" w14:textId="441F7970" w:rsidR="00783536" w:rsidRDefault="00783536" w:rsidP="00783536">
      <w:pPr>
        <w:shd w:val="clear" w:color="auto" w:fill="FFFFFF"/>
        <w:ind w:left="1980"/>
      </w:pPr>
      <w:bookmarkStart w:id="60" w:name="OLE_LINK65"/>
      <w:bookmarkStart w:id="61" w:name="OLE_LINK66"/>
      <w:bookmarkEnd w:id="58"/>
      <w:bookmarkEnd w:id="59"/>
      <w:r>
        <w:lastRenderedPageBreak/>
        <w:t>“</w:t>
      </w:r>
      <w:proofErr w:type="spellStart"/>
      <w:r w:rsidRPr="00783536">
        <w:t>bedtools</w:t>
      </w:r>
      <w:proofErr w:type="spellEnd"/>
      <w:r w:rsidRPr="00783536">
        <w:t xml:space="preserve"> </w:t>
      </w:r>
      <w:bookmarkEnd w:id="60"/>
      <w:bookmarkEnd w:id="61"/>
      <w:r w:rsidRPr="00783536">
        <w:t xml:space="preserve">intersect -a </w:t>
      </w:r>
      <w:bookmarkStart w:id="62" w:name="OLE_LINK67"/>
      <w:bookmarkStart w:id="63" w:name="OLE_LINK68"/>
      <w:r>
        <w:t>“</w:t>
      </w:r>
      <w:bookmarkStart w:id="64" w:name="OLE_LINK69"/>
      <w:bookmarkStart w:id="65" w:name="OLE_LINK70"/>
      <w:r>
        <w:t>batch1_coverage.bed”</w:t>
      </w:r>
      <w:r w:rsidRPr="00783536">
        <w:t xml:space="preserve"> </w:t>
      </w:r>
      <w:bookmarkEnd w:id="62"/>
      <w:bookmarkEnd w:id="63"/>
      <w:bookmarkEnd w:id="64"/>
      <w:bookmarkEnd w:id="65"/>
      <w:r w:rsidRPr="00783536">
        <w:t>-b "</w:t>
      </w:r>
      <w:proofErr w:type="gramStart"/>
      <w:r>
        <w:t>batch2_coverage.bed”</w:t>
      </w:r>
      <w:r w:rsidRPr="00783536">
        <w:t xml:space="preserve">  &gt;</w:t>
      </w:r>
      <w:proofErr w:type="gramEnd"/>
      <w:r w:rsidRPr="00783536">
        <w:t xml:space="preserve"> </w:t>
      </w:r>
      <w:r>
        <w:t>batch1_batch2</w:t>
      </w:r>
      <w:r w:rsidRPr="00783536">
        <w:t>.intersect.bed</w:t>
      </w:r>
      <w:r>
        <w:t>”</w:t>
      </w:r>
    </w:p>
    <w:p w14:paraId="0682883F" w14:textId="1490BFE0" w:rsidR="00783536" w:rsidRDefault="00783536" w:rsidP="00783536">
      <w:pPr>
        <w:shd w:val="clear" w:color="auto" w:fill="FFFFFF"/>
        <w:ind w:left="1980"/>
      </w:pPr>
      <w:r>
        <w:t>..</w:t>
      </w:r>
    </w:p>
    <w:p w14:paraId="21814534" w14:textId="32BC8ACF" w:rsidR="00564F7C" w:rsidRDefault="00783536" w:rsidP="00564F7C">
      <w:pPr>
        <w:shd w:val="clear" w:color="auto" w:fill="FFFFFF"/>
        <w:ind w:left="1980"/>
      </w:pPr>
      <w:r>
        <w:t>“</w:t>
      </w:r>
      <w:proofErr w:type="spellStart"/>
      <w:r w:rsidRPr="00783536">
        <w:t>bedtools</w:t>
      </w:r>
      <w:proofErr w:type="spellEnd"/>
      <w:r w:rsidRPr="00783536">
        <w:t xml:space="preserve"> intersect -a </w:t>
      </w:r>
      <w:r>
        <w:t>“batch1_batch2_</w:t>
      </w:r>
      <w:proofErr w:type="gramStart"/>
      <w:r>
        <w:t>....</w:t>
      </w:r>
      <w:proofErr w:type="spellStart"/>
      <w:r>
        <w:t>coverage.bed</w:t>
      </w:r>
      <w:proofErr w:type="spellEnd"/>
      <w:proofErr w:type="gramEnd"/>
      <w:r>
        <w:t>”</w:t>
      </w:r>
      <w:r w:rsidRPr="00783536">
        <w:t xml:space="preserve"> -b "</w:t>
      </w:r>
      <w:proofErr w:type="spellStart"/>
      <w:r>
        <w:t>control_coverage.bed</w:t>
      </w:r>
      <w:proofErr w:type="spellEnd"/>
      <w:r>
        <w:t>”</w:t>
      </w:r>
      <w:r w:rsidRPr="00783536">
        <w:t xml:space="preserve">  &gt; </w:t>
      </w:r>
      <w:bookmarkStart w:id="66" w:name="OLE_LINK73"/>
      <w:bookmarkStart w:id="67" w:name="OLE_LINK74"/>
      <w:r>
        <w:t>batch1_batch2…</w:t>
      </w:r>
      <w:r w:rsidRPr="00783536">
        <w:t>.</w:t>
      </w:r>
      <w:proofErr w:type="spellStart"/>
      <w:r>
        <w:t>control.</w:t>
      </w:r>
      <w:r w:rsidRPr="00783536">
        <w:t>intersect.bed</w:t>
      </w:r>
      <w:bookmarkEnd w:id="66"/>
      <w:bookmarkEnd w:id="67"/>
      <w:proofErr w:type="spellEnd"/>
      <w:r>
        <w:t>”</w:t>
      </w:r>
    </w:p>
    <w:p w14:paraId="18EAFD98" w14:textId="369C25B4" w:rsidR="00564F7C" w:rsidRPr="00564F7C" w:rsidRDefault="00564F7C" w:rsidP="00564F7C">
      <w:pPr>
        <w:pStyle w:val="ListParagraph"/>
        <w:numPr>
          <w:ilvl w:val="1"/>
          <w:numId w:val="12"/>
        </w:numPr>
        <w:shd w:val="clear" w:color="auto" w:fill="FFFFFF"/>
        <w:rPr>
          <w:b/>
          <w:bCs/>
        </w:rPr>
      </w:pPr>
      <w:r w:rsidRPr="00564F7C">
        <w:rPr>
          <w:b/>
          <w:bCs/>
        </w:rPr>
        <w:t>Sort position in intersected</w:t>
      </w:r>
      <w:r w:rsidR="00A0555C">
        <w:rPr>
          <w:b/>
          <w:bCs/>
        </w:rPr>
        <w:t xml:space="preserve"> </w:t>
      </w:r>
      <w:r w:rsidRPr="00564F7C">
        <w:rPr>
          <w:b/>
          <w:bCs/>
        </w:rPr>
        <w:t>.bed file</w:t>
      </w:r>
      <w:r w:rsidR="009B5941">
        <w:rPr>
          <w:b/>
          <w:bCs/>
        </w:rPr>
        <w:t>s</w:t>
      </w:r>
    </w:p>
    <w:p w14:paraId="63B98CB4" w14:textId="00688E16" w:rsidR="00564F7C" w:rsidRDefault="00564F7C" w:rsidP="00564F7C">
      <w:pPr>
        <w:shd w:val="clear" w:color="auto" w:fill="FFFFFF"/>
        <w:ind w:left="1980"/>
      </w:pPr>
      <w:r>
        <w:t>“</w:t>
      </w:r>
      <w:bookmarkStart w:id="68" w:name="OLE_LINK77"/>
      <w:bookmarkStart w:id="69" w:name="OLE_LINK78"/>
      <w:r w:rsidRPr="00564F7C">
        <w:t xml:space="preserve">sort-bed </w:t>
      </w:r>
      <w:bookmarkStart w:id="70" w:name="OLE_LINK75"/>
      <w:bookmarkStart w:id="71" w:name="OLE_LINK76"/>
      <w:r>
        <w:t>“batch1_batch2</w:t>
      </w:r>
      <w:proofErr w:type="gramStart"/>
      <w:r>
        <w:t>…</w:t>
      </w:r>
      <w:r w:rsidRPr="00783536">
        <w:t>.</w:t>
      </w:r>
      <w:proofErr w:type="spellStart"/>
      <w:r>
        <w:t>control.</w:t>
      </w:r>
      <w:r w:rsidRPr="00783536">
        <w:t>intersect.bed</w:t>
      </w:r>
      <w:proofErr w:type="spellEnd"/>
      <w:proofErr w:type="gramEnd"/>
      <w:r>
        <w:t>”</w:t>
      </w:r>
      <w:r w:rsidRPr="00564F7C">
        <w:t xml:space="preserve"> </w:t>
      </w:r>
      <w:bookmarkEnd w:id="70"/>
      <w:bookmarkEnd w:id="71"/>
      <w:r w:rsidRPr="00564F7C">
        <w:t xml:space="preserve">&gt; </w:t>
      </w:r>
      <w:r>
        <w:t>“</w:t>
      </w:r>
      <w:bookmarkStart w:id="72" w:name="OLE_LINK202"/>
      <w:bookmarkStart w:id="73" w:name="OLE_LINK206"/>
      <w:bookmarkStart w:id="74" w:name="OLE_LINK79"/>
      <w:bookmarkStart w:id="75" w:name="OLE_LINK80"/>
      <w:r w:rsidR="00A130DE">
        <w:t>batch1_batch2…</w:t>
      </w:r>
      <w:r w:rsidR="00A130DE" w:rsidRPr="00783536">
        <w:t>.</w:t>
      </w:r>
      <w:proofErr w:type="spellStart"/>
      <w:r w:rsidR="00A130DE">
        <w:t>control.</w:t>
      </w:r>
      <w:bookmarkStart w:id="76" w:name="OLE_LINK85"/>
      <w:bookmarkStart w:id="77" w:name="OLE_LINK86"/>
      <w:r w:rsidR="00A130DE">
        <w:t>quality_postition_interval.bed</w:t>
      </w:r>
      <w:bookmarkEnd w:id="72"/>
      <w:bookmarkEnd w:id="73"/>
      <w:bookmarkEnd w:id="76"/>
      <w:bookmarkEnd w:id="77"/>
      <w:proofErr w:type="spellEnd"/>
      <w:r>
        <w:t>”</w:t>
      </w:r>
      <w:bookmarkEnd w:id="68"/>
      <w:bookmarkEnd w:id="69"/>
      <w:bookmarkEnd w:id="74"/>
      <w:bookmarkEnd w:id="75"/>
      <w:r w:rsidR="007A1AD7">
        <w:t>”</w:t>
      </w:r>
    </w:p>
    <w:p w14:paraId="2831AE57" w14:textId="13E2F5EE" w:rsidR="00564F7C" w:rsidRPr="00564F7C" w:rsidRDefault="00564F7C" w:rsidP="00564F7C">
      <w:pPr>
        <w:pStyle w:val="ListParagraph"/>
        <w:numPr>
          <w:ilvl w:val="1"/>
          <w:numId w:val="12"/>
        </w:numPr>
        <w:shd w:val="clear" w:color="auto" w:fill="FFFFFF"/>
        <w:rPr>
          <w:b/>
          <w:bCs/>
        </w:rPr>
      </w:pPr>
      <w:r w:rsidRPr="00564F7C">
        <w:rPr>
          <w:b/>
          <w:bCs/>
        </w:rPr>
        <w:t>Merge into</w:t>
      </w:r>
      <w:r>
        <w:rPr>
          <w:b/>
          <w:bCs/>
        </w:rPr>
        <w:t xml:space="preserve"> </w:t>
      </w:r>
      <w:r w:rsidR="009B5941">
        <w:rPr>
          <w:b/>
          <w:bCs/>
        </w:rPr>
        <w:t>high-</w:t>
      </w:r>
      <w:r>
        <w:rPr>
          <w:b/>
          <w:bCs/>
        </w:rPr>
        <w:t xml:space="preserve">quality </w:t>
      </w:r>
      <w:r w:rsidRPr="00564F7C">
        <w:rPr>
          <w:b/>
          <w:bCs/>
        </w:rPr>
        <w:t>interval list</w:t>
      </w:r>
    </w:p>
    <w:p w14:paraId="0120F676" w14:textId="6FEF4F07" w:rsidR="00165444" w:rsidRDefault="00564F7C" w:rsidP="00564F7C">
      <w:pPr>
        <w:shd w:val="clear" w:color="auto" w:fill="FFFFFF"/>
        <w:ind w:left="1980"/>
      </w:pPr>
      <w:r>
        <w:t>“</w:t>
      </w:r>
      <w:proofErr w:type="spellStart"/>
      <w:r w:rsidRPr="00564F7C">
        <w:t>bedtools</w:t>
      </w:r>
      <w:proofErr w:type="spellEnd"/>
      <w:r w:rsidRPr="00564F7C">
        <w:t xml:space="preserve"> merge -</w:t>
      </w:r>
      <w:proofErr w:type="spellStart"/>
      <w:r w:rsidRPr="00564F7C">
        <w:t>i</w:t>
      </w:r>
      <w:proofErr w:type="spellEnd"/>
      <w:r w:rsidRPr="00564F7C">
        <w:t xml:space="preserve"> </w:t>
      </w:r>
      <w:bookmarkStart w:id="78" w:name="OLE_LINK81"/>
      <w:bookmarkStart w:id="79" w:name="OLE_LINK82"/>
      <w:r>
        <w:t>batch1_batch2</w:t>
      </w:r>
      <w:proofErr w:type="gramStart"/>
      <w:r>
        <w:t>…</w:t>
      </w:r>
      <w:r w:rsidRPr="00783536">
        <w:t>.</w:t>
      </w:r>
      <w:proofErr w:type="spellStart"/>
      <w:r>
        <w:t>control.</w:t>
      </w:r>
      <w:r w:rsidRPr="00783536">
        <w:t>intersect.</w:t>
      </w:r>
      <w:r>
        <w:t>sorted.</w:t>
      </w:r>
      <w:r w:rsidRPr="00783536">
        <w:t>bed</w:t>
      </w:r>
      <w:proofErr w:type="spellEnd"/>
      <w:proofErr w:type="gramEnd"/>
      <w:r>
        <w:t xml:space="preserve"> </w:t>
      </w:r>
      <w:bookmarkEnd w:id="78"/>
      <w:bookmarkEnd w:id="79"/>
      <w:r w:rsidRPr="00564F7C">
        <w:t xml:space="preserve">&gt; </w:t>
      </w:r>
      <w:r>
        <w:t>batch1_batch2…</w:t>
      </w:r>
      <w:r w:rsidRPr="00783536">
        <w:t>.</w:t>
      </w:r>
      <w:proofErr w:type="spellStart"/>
      <w:r>
        <w:t>control.</w:t>
      </w:r>
      <w:r w:rsidRPr="00783536">
        <w:t>intersect.</w:t>
      </w:r>
      <w:r>
        <w:t>sorted.merged.</w:t>
      </w:r>
      <w:r w:rsidRPr="00783536">
        <w:t>bed</w:t>
      </w:r>
      <w:proofErr w:type="spellEnd"/>
    </w:p>
    <w:p w14:paraId="066372CA" w14:textId="602BE4FD" w:rsidR="007A1AD7" w:rsidRDefault="007A1AD7" w:rsidP="007A1AD7">
      <w:pPr>
        <w:pStyle w:val="ListParagraph"/>
        <w:numPr>
          <w:ilvl w:val="1"/>
          <w:numId w:val="12"/>
        </w:numPr>
        <w:shd w:val="clear" w:color="auto" w:fill="FFFFFF"/>
        <w:rPr>
          <w:b/>
          <w:bCs/>
        </w:rPr>
      </w:pPr>
      <w:r>
        <w:rPr>
          <w:b/>
          <w:bCs/>
        </w:rPr>
        <w:t xml:space="preserve">Retain only </w:t>
      </w:r>
      <w:r w:rsidR="009B5941">
        <w:rPr>
          <w:b/>
          <w:bCs/>
        </w:rPr>
        <w:t>high-</w:t>
      </w:r>
      <w:r>
        <w:rPr>
          <w:b/>
          <w:bCs/>
        </w:rPr>
        <w:t>quality position</w:t>
      </w:r>
      <w:r w:rsidR="009B5941">
        <w:rPr>
          <w:b/>
          <w:bCs/>
        </w:rPr>
        <w:t>s</w:t>
      </w:r>
      <w:r>
        <w:rPr>
          <w:b/>
          <w:bCs/>
        </w:rPr>
        <w:t xml:space="preserve"> in case and control </w:t>
      </w:r>
      <w:r w:rsidR="00EE6DE2">
        <w:rPr>
          <w:b/>
          <w:bCs/>
        </w:rPr>
        <w:t>.</w:t>
      </w:r>
      <w:proofErr w:type="spellStart"/>
      <w:r>
        <w:rPr>
          <w:b/>
          <w:bCs/>
        </w:rPr>
        <w:t>vcf</w:t>
      </w:r>
      <w:proofErr w:type="spellEnd"/>
      <w:r w:rsidR="009B5941">
        <w:rPr>
          <w:b/>
          <w:bCs/>
        </w:rPr>
        <w:t xml:space="preserve"> </w:t>
      </w:r>
      <w:proofErr w:type="gramStart"/>
      <w:r w:rsidR="009B5941">
        <w:rPr>
          <w:b/>
          <w:bCs/>
        </w:rPr>
        <w:t>files</w:t>
      </w:r>
      <w:proofErr w:type="gramEnd"/>
    </w:p>
    <w:p w14:paraId="3F4AF264" w14:textId="7D46D798" w:rsidR="008F4D5B" w:rsidRDefault="007A1AD7" w:rsidP="008F4D5B">
      <w:pPr>
        <w:shd w:val="clear" w:color="auto" w:fill="FFFFFF"/>
        <w:ind w:left="1980"/>
      </w:pPr>
      <w:r w:rsidRPr="00EE6DE2">
        <w:t>“</w:t>
      </w:r>
      <w:proofErr w:type="spellStart"/>
      <w:r w:rsidR="00EE6DE2" w:rsidRPr="00EE6DE2">
        <w:t>bedtools</w:t>
      </w:r>
      <w:proofErr w:type="spellEnd"/>
      <w:r w:rsidR="00EE6DE2" w:rsidRPr="00EE6DE2">
        <w:t xml:space="preserve"> intersect -a</w:t>
      </w:r>
      <w:r w:rsidR="008F4D5B" w:rsidRPr="008F4D5B">
        <w:t xml:space="preserve"> </w:t>
      </w:r>
      <w:r w:rsidR="008F4D5B">
        <w:t>Case_annotated_exl_chrxymt.vcf</w:t>
      </w:r>
      <w:r w:rsidR="008F4D5B" w:rsidRPr="00EE6DE2">
        <w:t xml:space="preserve"> </w:t>
      </w:r>
      <w:r w:rsidR="00EE6DE2" w:rsidRPr="00EE6DE2">
        <w:t>-b "batch1_batch2</w:t>
      </w:r>
      <w:proofErr w:type="gramStart"/>
      <w:r w:rsidR="00EE6DE2" w:rsidRPr="00EE6DE2">
        <w:t>….</w:t>
      </w:r>
      <w:proofErr w:type="spellStart"/>
      <w:r w:rsidR="00EE6DE2" w:rsidRPr="00EE6DE2">
        <w:t>control.quality_postition_interval.bed</w:t>
      </w:r>
      <w:proofErr w:type="spellEnd"/>
      <w:proofErr w:type="gramEnd"/>
      <w:r w:rsidR="00EE6DE2" w:rsidRPr="00EE6DE2">
        <w:t>" -header &gt; Case_QC</w:t>
      </w:r>
      <w:r w:rsidR="008F4D5B">
        <w:t>1</w:t>
      </w:r>
      <w:r w:rsidR="00EE6DE2" w:rsidRPr="00EE6DE2">
        <w:t>.vcf”</w:t>
      </w:r>
    </w:p>
    <w:p w14:paraId="76B54102" w14:textId="4908DDF5" w:rsidR="00EE6DE2" w:rsidRPr="00EE6DE2" w:rsidRDefault="00EE6DE2" w:rsidP="008F4D5B">
      <w:pPr>
        <w:shd w:val="clear" w:color="auto" w:fill="FFFFFF"/>
        <w:ind w:left="1980"/>
      </w:pPr>
      <w:r>
        <w:t>“</w:t>
      </w:r>
      <w:proofErr w:type="spellStart"/>
      <w:r w:rsidRPr="00EE6DE2">
        <w:t>bedtools</w:t>
      </w:r>
      <w:proofErr w:type="spellEnd"/>
      <w:r w:rsidRPr="00EE6DE2">
        <w:t xml:space="preserve"> intersect -a C</w:t>
      </w:r>
      <w:r>
        <w:t>ontrol</w:t>
      </w:r>
      <w:r w:rsidR="008F4D5B">
        <w:t xml:space="preserve">_annotated_exl_chrxymt.vcf </w:t>
      </w:r>
      <w:r w:rsidRPr="00EE6DE2">
        <w:t>-b "batch1_batch2</w:t>
      </w:r>
      <w:proofErr w:type="gramStart"/>
      <w:r w:rsidRPr="00EE6DE2">
        <w:t>….</w:t>
      </w:r>
      <w:proofErr w:type="spellStart"/>
      <w:r w:rsidRPr="00EE6DE2">
        <w:t>control.quality_postition_interval.bed</w:t>
      </w:r>
      <w:proofErr w:type="spellEnd"/>
      <w:proofErr w:type="gramEnd"/>
      <w:r w:rsidRPr="00EE6DE2">
        <w:t>" -header &gt; C</w:t>
      </w:r>
      <w:r>
        <w:t>ontrol</w:t>
      </w:r>
      <w:r w:rsidRPr="00EE6DE2">
        <w:t>_QC</w:t>
      </w:r>
      <w:r w:rsidR="008F4D5B">
        <w:t>1</w:t>
      </w:r>
      <w:r w:rsidRPr="00EE6DE2">
        <w:t>.vcf</w:t>
      </w:r>
      <w:r>
        <w:t>”</w:t>
      </w:r>
    </w:p>
    <w:p w14:paraId="2645DB49" w14:textId="728EFAEB" w:rsidR="007A1AD7" w:rsidRDefault="007A1AD7" w:rsidP="000C2187">
      <w:pPr>
        <w:rPr>
          <w:b/>
          <w:bCs/>
        </w:rPr>
      </w:pPr>
    </w:p>
    <w:p w14:paraId="399E7912" w14:textId="744B977A" w:rsidR="00C312FD" w:rsidRPr="00552568" w:rsidRDefault="00306CEB" w:rsidP="00C312FD">
      <w:pPr>
        <w:rPr>
          <w:b/>
          <w:bCs/>
        </w:rPr>
      </w:pPr>
      <w:r>
        <w:rPr>
          <w:b/>
          <w:bCs/>
        </w:rPr>
        <w:t>Filter1</w:t>
      </w:r>
      <w:r w:rsidR="00C312FD" w:rsidRPr="00ED6CB9">
        <w:rPr>
          <w:b/>
          <w:bCs/>
        </w:rPr>
        <w:t xml:space="preserve">: </w:t>
      </w:r>
      <w:r w:rsidR="00552568" w:rsidRPr="00552568">
        <w:rPr>
          <w:b/>
          <w:bCs/>
        </w:rPr>
        <w:t>Filter by Annotation (synonymous protein-coding variants)</w:t>
      </w:r>
    </w:p>
    <w:p w14:paraId="098AE0DD" w14:textId="4B211A47" w:rsidR="005C077F" w:rsidRPr="00552568" w:rsidRDefault="00552568" w:rsidP="00C312FD">
      <w:bookmarkStart w:id="80" w:name="OLE_LINK7"/>
      <w:bookmarkStart w:id="81" w:name="OLE_LINK8"/>
      <w:r w:rsidRPr="005C077F">
        <w:rPr>
          <w:b/>
          <w:bCs/>
          <w:color w:val="000000" w:themeColor="text1"/>
        </w:rPr>
        <w:t>Aim</w:t>
      </w:r>
      <w:r w:rsidRPr="00552568">
        <w:t xml:space="preserve">: </w:t>
      </w:r>
      <w:r>
        <w:t>R</w:t>
      </w:r>
      <w:r w:rsidRPr="00552568">
        <w:t>etain only</w:t>
      </w:r>
      <w:r w:rsidR="00D142CD">
        <w:t xml:space="preserve"> variants with a canonical</w:t>
      </w:r>
      <w:r w:rsidRPr="00552568">
        <w:t xml:space="preserve"> </w:t>
      </w:r>
      <w:bookmarkStart w:id="82" w:name="OLE_LINK99"/>
      <w:bookmarkStart w:id="83" w:name="OLE_LINK100"/>
      <w:r w:rsidRPr="00552568">
        <w:t xml:space="preserve">synonymous protein-coding </w:t>
      </w:r>
      <w:r w:rsidR="00D142CD">
        <w:t xml:space="preserve">transcript </w:t>
      </w:r>
      <w:bookmarkEnd w:id="82"/>
      <w:bookmarkEnd w:id="83"/>
      <w:r w:rsidR="005C077F">
        <w:br/>
      </w:r>
      <w:r w:rsidR="005C077F" w:rsidRPr="005C077F">
        <w:rPr>
          <w:b/>
          <w:bCs/>
        </w:rPr>
        <w:t>Rationale</w:t>
      </w:r>
      <w:r w:rsidR="005C077F">
        <w:t xml:space="preserve">: </w:t>
      </w:r>
      <w:bookmarkStart w:id="84" w:name="OLE_LINK9"/>
      <w:bookmarkStart w:id="85" w:name="OLE_LINK10"/>
      <w:r w:rsidR="0071710C">
        <w:t>This step only</w:t>
      </w:r>
      <w:r w:rsidR="005C077F" w:rsidRPr="005C077F">
        <w:t xml:space="preserve"> include</w:t>
      </w:r>
      <w:r w:rsidR="009B5941">
        <w:t>s</w:t>
      </w:r>
      <w:r w:rsidR="005C077F" w:rsidRPr="005C077F">
        <w:t xml:space="preserve"> variants</w:t>
      </w:r>
      <w:r w:rsidR="00391658">
        <w:t xml:space="preserve"> </w:t>
      </w:r>
      <w:r w:rsidR="005C077F" w:rsidRPr="005C077F">
        <w:t xml:space="preserve">with canonical synonymous protein-coding transcripts. We calibrate filters using synonymous variants because they are likely to be benign and present </w:t>
      </w:r>
      <w:r w:rsidR="009B5941">
        <w:t xml:space="preserve">at equal frequencies </w:t>
      </w:r>
      <w:r w:rsidR="005C077F" w:rsidRPr="005C077F">
        <w:t>in cases and controls</w:t>
      </w:r>
      <w:r w:rsidR="009B5941">
        <w:t xml:space="preserve"> and</w:t>
      </w:r>
      <w:r w:rsidR="005C077F" w:rsidRPr="005C077F">
        <w:t xml:space="preserve"> </w:t>
      </w:r>
      <w:r w:rsidR="009B5941">
        <w:t xml:space="preserve">thus can be </w:t>
      </w:r>
      <w:r w:rsidR="005C077F" w:rsidRPr="005C077F">
        <w:t>use</w:t>
      </w:r>
      <w:r w:rsidR="009B5941">
        <w:t>d</w:t>
      </w:r>
      <w:r w:rsidR="005C077F" w:rsidRPr="005C077F">
        <w:t xml:space="preserve"> to test the null distribution of P-values in burden test results.</w:t>
      </w:r>
      <w:bookmarkEnd w:id="84"/>
      <w:bookmarkEnd w:id="85"/>
    </w:p>
    <w:bookmarkEnd w:id="80"/>
    <w:bookmarkEnd w:id="81"/>
    <w:p w14:paraId="3A065B80" w14:textId="77777777" w:rsidR="00C312FD" w:rsidRDefault="00C312FD" w:rsidP="00C312FD">
      <w:pPr>
        <w:pStyle w:val="ListParagraph"/>
        <w:numPr>
          <w:ilvl w:val="0"/>
          <w:numId w:val="15"/>
        </w:numPr>
        <w:shd w:val="clear" w:color="auto" w:fill="FFFFFF"/>
      </w:pPr>
      <w:r>
        <w:t xml:space="preserve">Requirements: </w:t>
      </w:r>
    </w:p>
    <w:p w14:paraId="650C0E2B" w14:textId="12A253E9" w:rsidR="000D3348" w:rsidRDefault="000D3348" w:rsidP="00C312FD">
      <w:pPr>
        <w:pStyle w:val="ListParagraph"/>
        <w:numPr>
          <w:ilvl w:val="1"/>
          <w:numId w:val="15"/>
        </w:numPr>
        <w:shd w:val="clear" w:color="auto" w:fill="FFFFFF"/>
      </w:pPr>
      <w:bookmarkStart w:id="86" w:name="OLE_LINK213"/>
      <w:bookmarkStart w:id="87" w:name="OLE_LINK214"/>
      <w:r>
        <w:t xml:space="preserve">Running environment: </w:t>
      </w:r>
      <w:bookmarkEnd w:id="86"/>
      <w:bookmarkEnd w:id="87"/>
      <w:r>
        <w:t>Python v3.7</w:t>
      </w:r>
    </w:p>
    <w:p w14:paraId="290A4A18" w14:textId="313C69F2" w:rsidR="000D3348" w:rsidRDefault="00306CEB" w:rsidP="005A5866">
      <w:pPr>
        <w:pStyle w:val="ListParagraph"/>
        <w:numPr>
          <w:ilvl w:val="1"/>
          <w:numId w:val="15"/>
        </w:numPr>
        <w:shd w:val="clear" w:color="auto" w:fill="FFFFFF"/>
      </w:pPr>
      <w:bookmarkStart w:id="88" w:name="OLE_LINK21"/>
      <w:bookmarkStart w:id="89" w:name="OLE_LINK22"/>
      <w:r>
        <w:t>Filter1</w:t>
      </w:r>
      <w:bookmarkEnd w:id="88"/>
      <w:bookmarkEnd w:id="89"/>
      <w:r w:rsidR="00C26891" w:rsidRPr="00C26891">
        <w:t>_synonymous_variant_Create_exclusion_SNPlist_by_annotation_1_29_2023</w:t>
      </w:r>
      <w:r w:rsidR="000D3348" w:rsidRPr="000D3348">
        <w:t xml:space="preserve">.py </w:t>
      </w:r>
      <w:r w:rsidR="00552568">
        <w:t>(Appendix 2: TRAPD Script)</w:t>
      </w:r>
    </w:p>
    <w:p w14:paraId="19ED4D36" w14:textId="5CE2517F" w:rsidR="005A5866" w:rsidRDefault="005A5866" w:rsidP="005A5866">
      <w:pPr>
        <w:pStyle w:val="ListParagraph"/>
        <w:numPr>
          <w:ilvl w:val="1"/>
          <w:numId w:val="15"/>
        </w:numPr>
        <w:shd w:val="clear" w:color="auto" w:fill="FFFFFF"/>
      </w:pPr>
      <w:r w:rsidRPr="005A5866">
        <w:t>Exclude_snps_and_make_new_vcf_6-22-2022.py</w:t>
      </w:r>
      <w:r>
        <w:t xml:space="preserve"> (Appendix 2: TRAPD Script)</w:t>
      </w:r>
    </w:p>
    <w:p w14:paraId="5CD40DDF" w14:textId="00FE09E9" w:rsidR="00C312FD" w:rsidRDefault="00C312FD" w:rsidP="00C312FD">
      <w:pPr>
        <w:pStyle w:val="ListParagraph"/>
        <w:numPr>
          <w:ilvl w:val="0"/>
          <w:numId w:val="15"/>
        </w:numPr>
        <w:shd w:val="clear" w:color="auto" w:fill="FFFFFF"/>
      </w:pPr>
      <w:r>
        <w:t>Input:</w:t>
      </w:r>
      <w:r w:rsidR="00552568">
        <w:t xml:space="preserve"> </w:t>
      </w:r>
    </w:p>
    <w:p w14:paraId="51D7C79C" w14:textId="4CF686B4" w:rsidR="00A176C2" w:rsidRDefault="00A176C2" w:rsidP="00A176C2">
      <w:pPr>
        <w:pStyle w:val="ListParagraph"/>
        <w:numPr>
          <w:ilvl w:val="1"/>
          <w:numId w:val="15"/>
        </w:numPr>
        <w:shd w:val="clear" w:color="auto" w:fill="FFFFFF"/>
      </w:pPr>
      <w:r>
        <w:t>Case</w:t>
      </w:r>
      <w:r w:rsidR="008F4D5B">
        <w:t xml:space="preserve"> </w:t>
      </w:r>
      <w:r>
        <w:t>_QC1.vcf</w:t>
      </w:r>
    </w:p>
    <w:p w14:paraId="5E1179D2" w14:textId="117CC8F8" w:rsidR="00A176C2" w:rsidRDefault="00A176C2" w:rsidP="00A176C2">
      <w:pPr>
        <w:pStyle w:val="ListParagraph"/>
        <w:numPr>
          <w:ilvl w:val="1"/>
          <w:numId w:val="15"/>
        </w:numPr>
        <w:shd w:val="clear" w:color="auto" w:fill="FFFFFF"/>
      </w:pPr>
      <w:r>
        <w:t>Control_QC1.vcf</w:t>
      </w:r>
    </w:p>
    <w:p w14:paraId="4E24FE13" w14:textId="4E6E0F2E" w:rsidR="00C312FD" w:rsidRDefault="00C312FD" w:rsidP="00C312FD">
      <w:pPr>
        <w:pStyle w:val="ListParagraph"/>
        <w:numPr>
          <w:ilvl w:val="0"/>
          <w:numId w:val="15"/>
        </w:numPr>
        <w:shd w:val="clear" w:color="auto" w:fill="FFFFFF"/>
      </w:pPr>
      <w:r>
        <w:t>Output:</w:t>
      </w:r>
      <w:r w:rsidR="00552568">
        <w:t xml:space="preserve"> </w:t>
      </w:r>
    </w:p>
    <w:p w14:paraId="643B7432" w14:textId="6B417793" w:rsidR="00552568" w:rsidRDefault="00552568" w:rsidP="00552568">
      <w:pPr>
        <w:pStyle w:val="ListParagraph"/>
        <w:numPr>
          <w:ilvl w:val="1"/>
          <w:numId w:val="15"/>
        </w:numPr>
        <w:shd w:val="clear" w:color="auto" w:fill="FFFFFF"/>
      </w:pPr>
      <w:bookmarkStart w:id="90" w:name="OLE_LINK104"/>
      <w:bookmarkStart w:id="91" w:name="OLE_LINK105"/>
      <w:bookmarkStart w:id="92" w:name="OLE_LINK106"/>
      <w:bookmarkStart w:id="93" w:name="OLE_LINK204"/>
      <w:bookmarkStart w:id="94" w:name="OLE_LINK205"/>
      <w:r>
        <w:t>Case_</w:t>
      </w:r>
      <w:r w:rsidR="005A5866">
        <w:t>synonymous</w:t>
      </w:r>
      <w:r>
        <w:t>_</w:t>
      </w:r>
      <w:r w:rsidR="00306CEB">
        <w:t>Filter1</w:t>
      </w:r>
      <w:r>
        <w:t>.vcf</w:t>
      </w:r>
    </w:p>
    <w:p w14:paraId="6F4925C9" w14:textId="416C2EAF" w:rsidR="00552568" w:rsidRDefault="00552568" w:rsidP="00552568">
      <w:pPr>
        <w:pStyle w:val="ListParagraph"/>
        <w:numPr>
          <w:ilvl w:val="1"/>
          <w:numId w:val="15"/>
        </w:numPr>
        <w:shd w:val="clear" w:color="auto" w:fill="FFFFFF"/>
      </w:pPr>
      <w:del w:id="95" w:author="He, Wen" w:date="2023-03-28T23:40:00Z">
        <w:r w:rsidDel="003F6AA5">
          <w:delText>Control_</w:delText>
        </w:r>
        <w:r w:rsidRPr="00552568" w:rsidDel="003F6AA5">
          <w:delText xml:space="preserve"> </w:delText>
        </w:r>
        <w:r w:rsidR="005A5866" w:rsidDel="003F6AA5">
          <w:delText>syno</w:delText>
        </w:r>
      </w:del>
      <w:ins w:id="96" w:author="He, Wen" w:date="2023-03-28T23:40:00Z">
        <w:r w:rsidR="003F6AA5">
          <w:t>Control_syno</w:t>
        </w:r>
      </w:ins>
      <w:r w:rsidR="005A5866">
        <w:t>nymous</w:t>
      </w:r>
      <w:r>
        <w:t>_</w:t>
      </w:r>
      <w:r w:rsidR="00306CEB">
        <w:t>Filter1</w:t>
      </w:r>
      <w:r>
        <w:t>.vcf</w:t>
      </w:r>
    </w:p>
    <w:p w14:paraId="6C0F4481" w14:textId="4991F3AD" w:rsidR="00C26891" w:rsidRDefault="00C26891" w:rsidP="00552568">
      <w:pPr>
        <w:pStyle w:val="ListParagraph"/>
        <w:numPr>
          <w:ilvl w:val="1"/>
          <w:numId w:val="15"/>
        </w:numPr>
        <w:shd w:val="clear" w:color="auto" w:fill="FFFFFF"/>
      </w:pPr>
      <w:r w:rsidRPr="00C26891">
        <w:t>Case</w:t>
      </w:r>
      <w:bookmarkStart w:id="97" w:name="OLE_LINK226"/>
      <w:bookmarkStart w:id="98" w:name="OLE_LINK227"/>
      <w:r w:rsidRPr="00C26891">
        <w:t>_</w:t>
      </w:r>
      <w:r w:rsidR="005A5866">
        <w:t>synonymous</w:t>
      </w:r>
      <w:bookmarkEnd w:id="97"/>
      <w:bookmarkEnd w:id="98"/>
      <w:r w:rsidRPr="00C26891">
        <w:t>.</w:t>
      </w:r>
      <w:r w:rsidR="00306CEB">
        <w:t>Filter1</w:t>
      </w:r>
      <w:r w:rsidRPr="00C26891">
        <w:t>_exclusion_SNPlist.txt</w:t>
      </w:r>
    </w:p>
    <w:p w14:paraId="1C229746" w14:textId="37FCF9DB" w:rsidR="00C26891" w:rsidRDefault="00C26891" w:rsidP="00552568">
      <w:pPr>
        <w:pStyle w:val="ListParagraph"/>
        <w:numPr>
          <w:ilvl w:val="1"/>
          <w:numId w:val="15"/>
        </w:numPr>
        <w:shd w:val="clear" w:color="auto" w:fill="FFFFFF"/>
      </w:pPr>
      <w:r w:rsidRPr="00C26891">
        <w:lastRenderedPageBreak/>
        <w:t>Control_</w:t>
      </w:r>
      <w:r w:rsidR="005A5866">
        <w:t>synonymous</w:t>
      </w:r>
      <w:r w:rsidRPr="00C26891">
        <w:t>.</w:t>
      </w:r>
      <w:r w:rsidR="00306CEB">
        <w:t>Filter1</w:t>
      </w:r>
      <w:r w:rsidRPr="00C26891">
        <w:t>_exclusion_SNPlist.txt</w:t>
      </w:r>
    </w:p>
    <w:bookmarkEnd w:id="90"/>
    <w:bookmarkEnd w:id="91"/>
    <w:bookmarkEnd w:id="92"/>
    <w:bookmarkEnd w:id="93"/>
    <w:bookmarkEnd w:id="94"/>
    <w:p w14:paraId="4DDE4F6D" w14:textId="77777777" w:rsidR="00ED6C69" w:rsidRPr="005C077F" w:rsidRDefault="00C312FD" w:rsidP="00ED6C69">
      <w:pPr>
        <w:pStyle w:val="ListParagraph"/>
        <w:numPr>
          <w:ilvl w:val="0"/>
          <w:numId w:val="15"/>
        </w:numPr>
        <w:shd w:val="clear" w:color="auto" w:fill="FFFFFF"/>
      </w:pPr>
      <w:r w:rsidRPr="005C077F">
        <w:t>Command lines to run:</w:t>
      </w:r>
    </w:p>
    <w:p w14:paraId="3DD84ED6" w14:textId="771890C1" w:rsidR="005C077F" w:rsidRPr="005C077F" w:rsidRDefault="00D142CD" w:rsidP="005C077F">
      <w:pPr>
        <w:pStyle w:val="ListParagraph"/>
        <w:numPr>
          <w:ilvl w:val="1"/>
          <w:numId w:val="12"/>
        </w:numPr>
        <w:shd w:val="clear" w:color="auto" w:fill="FFFFFF"/>
        <w:rPr>
          <w:b/>
          <w:bCs/>
        </w:rPr>
      </w:pPr>
      <w:r>
        <w:t>R</w:t>
      </w:r>
      <w:r w:rsidRPr="00552568">
        <w:t>etain only</w:t>
      </w:r>
      <w:r>
        <w:t xml:space="preserve"> variants with a canonical</w:t>
      </w:r>
      <w:r w:rsidRPr="00552568">
        <w:t xml:space="preserve"> synonymous protein-coding </w:t>
      </w:r>
      <w:bookmarkStart w:id="99" w:name="OLE_LINK283"/>
      <w:bookmarkStart w:id="100" w:name="OLE_LINK284"/>
      <w:r w:rsidR="00306CEB">
        <w:t>transcript.</w:t>
      </w:r>
    </w:p>
    <w:p w14:paraId="123D225C" w14:textId="66E492D3" w:rsidR="00C26891" w:rsidRPr="005C077F" w:rsidRDefault="00C26891" w:rsidP="005C077F">
      <w:pPr>
        <w:shd w:val="clear" w:color="auto" w:fill="FFFFFF"/>
        <w:ind w:left="1980"/>
        <w:rPr>
          <w:b/>
          <w:bCs/>
        </w:rPr>
      </w:pPr>
      <w:r w:rsidRPr="00C26891">
        <w:t>“</w:t>
      </w:r>
      <w:r w:rsidR="009B5941">
        <w:t>p</w:t>
      </w:r>
      <w:r w:rsidRPr="00C26891">
        <w:t xml:space="preserve">ython </w:t>
      </w:r>
      <w:bookmarkStart w:id="101" w:name="OLE_LINK23"/>
      <w:bookmarkStart w:id="102" w:name="OLE_LINK24"/>
      <w:r w:rsidR="00306CEB">
        <w:t>Filter1</w:t>
      </w:r>
      <w:bookmarkEnd w:id="101"/>
      <w:bookmarkEnd w:id="102"/>
      <w:r w:rsidRPr="00C26891">
        <w:t>_synonymous_variant_Create_exclusion_SNPlist_by_annotation_1_29_2023.py -v Case_QC</w:t>
      </w:r>
      <w:r w:rsidR="008F4D5B">
        <w:t>1</w:t>
      </w:r>
      <w:r w:rsidRPr="00C26891">
        <w:t>.vcf --</w:t>
      </w:r>
      <w:proofErr w:type="spellStart"/>
      <w:r w:rsidRPr="00C26891">
        <w:t>excludeoutfile</w:t>
      </w:r>
      <w:proofErr w:type="spellEnd"/>
      <w:r w:rsidRPr="00C26891">
        <w:t xml:space="preserve"> </w:t>
      </w:r>
      <w:bookmarkStart w:id="103" w:name="OLE_LINK222"/>
      <w:bookmarkStart w:id="104" w:name="OLE_LINK223"/>
      <w:bookmarkStart w:id="105" w:name="OLE_LINK288"/>
      <w:r w:rsidRPr="00C26891">
        <w:t>Case_</w:t>
      </w:r>
      <w:r w:rsidR="005A5866">
        <w:t>synonymous</w:t>
      </w:r>
      <w:r w:rsidRPr="00C26891">
        <w:t>.</w:t>
      </w:r>
      <w:r w:rsidR="00306CEB">
        <w:t>Filter1</w:t>
      </w:r>
      <w:r w:rsidRPr="00C26891">
        <w:t xml:space="preserve">_exclusion_SNPlist.txt </w:t>
      </w:r>
      <w:bookmarkEnd w:id="103"/>
      <w:bookmarkEnd w:id="104"/>
      <w:bookmarkEnd w:id="105"/>
      <w:r w:rsidRPr="00C26891">
        <w:t>“</w:t>
      </w:r>
    </w:p>
    <w:p w14:paraId="2BB523E3" w14:textId="6E47D4A6" w:rsidR="006837C8" w:rsidRPr="00C26891" w:rsidRDefault="00C26891" w:rsidP="008F4D5B">
      <w:pPr>
        <w:shd w:val="clear" w:color="auto" w:fill="FFFFFF"/>
        <w:ind w:left="1980"/>
      </w:pPr>
      <w:r w:rsidRPr="00C26891">
        <w:t>“python</w:t>
      </w:r>
      <w:r w:rsidR="008F4D5B">
        <w:t xml:space="preserve"> </w:t>
      </w:r>
      <w:bookmarkStart w:id="106" w:name="OLE_LINK25"/>
      <w:bookmarkStart w:id="107" w:name="OLE_LINK26"/>
      <w:bookmarkStart w:id="108" w:name="OLE_LINK27"/>
      <w:r w:rsidR="00306CEB">
        <w:t>Filter1</w:t>
      </w:r>
      <w:bookmarkEnd w:id="106"/>
      <w:bookmarkEnd w:id="107"/>
      <w:bookmarkEnd w:id="108"/>
      <w:r w:rsidRPr="00C26891">
        <w:t>_synonymous_variant_Create_exclusion_SNPlist_by_annotation_1_29_2023.py -v Control_QC1.vcf --</w:t>
      </w:r>
      <w:proofErr w:type="spellStart"/>
      <w:r w:rsidRPr="00C26891">
        <w:t>excludeoutfile</w:t>
      </w:r>
      <w:proofErr w:type="spellEnd"/>
      <w:r w:rsidRPr="00C26891">
        <w:t xml:space="preserve"> </w:t>
      </w:r>
      <w:del w:id="109" w:author="He, Wen" w:date="2023-03-28T23:40:00Z">
        <w:r w:rsidRPr="00C26891" w:rsidDel="003F6AA5">
          <w:delText>Control</w:delText>
        </w:r>
        <w:r w:rsidDel="003F6AA5">
          <w:delText>_</w:delText>
        </w:r>
        <w:r w:rsidRPr="00C26891" w:rsidDel="003F6AA5">
          <w:delText xml:space="preserve"> </w:delText>
        </w:r>
        <w:r w:rsidR="005A5866" w:rsidDel="003F6AA5">
          <w:delText>syno</w:delText>
        </w:r>
      </w:del>
      <w:proofErr w:type="spellStart"/>
      <w:ins w:id="110" w:author="He, Wen" w:date="2023-03-28T23:40:00Z">
        <w:r w:rsidR="003F6AA5">
          <w:t>Control_syno</w:t>
        </w:r>
      </w:ins>
      <w:r w:rsidR="005A5866">
        <w:t>nymous</w:t>
      </w:r>
      <w:proofErr w:type="spellEnd"/>
      <w:r w:rsidRPr="00C26891">
        <w:t>.</w:t>
      </w:r>
      <w:r w:rsidR="00306CEB" w:rsidRPr="00306CEB">
        <w:t xml:space="preserve"> </w:t>
      </w:r>
      <w:r w:rsidR="00306CEB">
        <w:t>Filter1</w:t>
      </w:r>
      <w:r w:rsidRPr="00C26891">
        <w:t>_exclusion_SNPlist.txt</w:t>
      </w:r>
      <w:r>
        <w:t>”</w:t>
      </w:r>
    </w:p>
    <w:p w14:paraId="59DF8DA0" w14:textId="7DF44DCE" w:rsidR="006837C8" w:rsidRDefault="006837C8" w:rsidP="006837C8">
      <w:pPr>
        <w:pStyle w:val="ListParagraph"/>
        <w:numPr>
          <w:ilvl w:val="1"/>
          <w:numId w:val="15"/>
        </w:numPr>
        <w:shd w:val="clear" w:color="auto" w:fill="FFFFFF"/>
      </w:pPr>
      <w:r w:rsidRPr="00ED6C69">
        <w:t>Combine the exclusion list</w:t>
      </w:r>
      <w:r w:rsidR="00306CEB">
        <w:t>:</w:t>
      </w:r>
    </w:p>
    <w:p w14:paraId="278219E3" w14:textId="164284B9" w:rsidR="008F4D5B" w:rsidRPr="00ED6C69" w:rsidRDefault="008F4D5B" w:rsidP="008F4D5B">
      <w:pPr>
        <w:shd w:val="clear" w:color="auto" w:fill="FFFFFF"/>
        <w:ind w:left="1980"/>
        <w:rPr>
          <w:lang w:eastAsia="zh-CN"/>
        </w:rPr>
      </w:pPr>
      <w:r>
        <w:t xml:space="preserve">“cat </w:t>
      </w:r>
      <w:r w:rsidRPr="00C26891">
        <w:t>Case_</w:t>
      </w:r>
      <w:r w:rsidR="005A5866">
        <w:t>synonymous</w:t>
      </w:r>
      <w:r w:rsidRPr="00C26891">
        <w:t>.</w:t>
      </w:r>
      <w:r w:rsidR="00306CEB">
        <w:t>Filter1</w:t>
      </w:r>
      <w:r w:rsidRPr="00C26891">
        <w:t>_exclusion_SNPlist.txt</w:t>
      </w:r>
      <w:r>
        <w:t xml:space="preserve"> </w:t>
      </w:r>
      <w:r w:rsidRPr="00C26891">
        <w:t>C</w:t>
      </w:r>
      <w:r>
        <w:t>ontrol</w:t>
      </w:r>
      <w:r w:rsidRPr="00C26891">
        <w:t>_</w:t>
      </w:r>
      <w:r w:rsidR="005A5866">
        <w:t>synonymous</w:t>
      </w:r>
      <w:r w:rsidRPr="00C26891">
        <w:t>.</w:t>
      </w:r>
      <w:r w:rsidR="00306CEB">
        <w:t>Filter1</w:t>
      </w:r>
      <w:r w:rsidRPr="00C26891">
        <w:t>_exclusion_SNPlist.txt</w:t>
      </w:r>
      <w:r>
        <w:t xml:space="preserve"> &gt; </w:t>
      </w:r>
      <w:r w:rsidR="00306CEB">
        <w:t>Filter1</w:t>
      </w:r>
      <w:r>
        <w:t>_</w:t>
      </w:r>
      <w:r w:rsidR="005A5866">
        <w:t>synonymous</w:t>
      </w:r>
      <w:r w:rsidRPr="00C26891">
        <w:t>_exclusion_SNPlist.txt</w:t>
      </w:r>
      <w:ins w:id="111" w:author="He, Wen [2]" w:date="2023-03-28T09:11:00Z">
        <w:r w:rsidR="00041478">
          <w:t>”</w:t>
        </w:r>
      </w:ins>
    </w:p>
    <w:p w14:paraId="70C026DD" w14:textId="72D2041A" w:rsidR="006837C8" w:rsidRDefault="006837C8" w:rsidP="006837C8">
      <w:pPr>
        <w:pStyle w:val="ListParagraph"/>
        <w:numPr>
          <w:ilvl w:val="1"/>
          <w:numId w:val="15"/>
        </w:numPr>
        <w:shd w:val="clear" w:color="auto" w:fill="FFFFFF"/>
      </w:pPr>
      <w:r w:rsidRPr="00ED6C69">
        <w:t>Exclude from both case and control</w:t>
      </w:r>
      <w:r w:rsidR="00306CEB">
        <w:t>:</w:t>
      </w:r>
    </w:p>
    <w:p w14:paraId="74B97D62" w14:textId="3B140764" w:rsidR="005A5866" w:rsidRDefault="008F4D5B" w:rsidP="005A5866">
      <w:pPr>
        <w:shd w:val="clear" w:color="auto" w:fill="FFFFFF"/>
        <w:ind w:left="1980"/>
      </w:pPr>
      <w:r>
        <w:t>“</w:t>
      </w:r>
      <w:r w:rsidR="005A5866">
        <w:t>python Exclude_snps_and_make_new_vcf_6-22-2022.py -v Case_QC1.vcf -o Case_synonymous_</w:t>
      </w:r>
      <w:r w:rsidR="00306CEB">
        <w:t>Filter1</w:t>
      </w:r>
      <w:r w:rsidR="005A5866">
        <w:t>.vcf -m Case_synonymous_</w:t>
      </w:r>
      <w:r w:rsidR="00306CEB">
        <w:t>Filter1</w:t>
      </w:r>
      <w:r w:rsidR="005A5866">
        <w:t xml:space="preserve">.excluded_more_info.txt -s </w:t>
      </w:r>
      <w:ins w:id="112" w:author="He, Wen" w:date="2023-03-27T15:18:00Z">
        <w:r w:rsidR="00983B01" w:rsidRPr="00983B01">
          <w:t>Filter1_synonymous_exclusion_SNPlist.txt</w:t>
        </w:r>
        <w:r w:rsidR="00983B01" w:rsidRPr="00983B01" w:rsidDel="00983B01">
          <w:t xml:space="preserve"> </w:t>
        </w:r>
      </w:ins>
      <w:del w:id="113" w:author="He, Wen" w:date="2023-03-27T15:18:00Z">
        <w:r w:rsidR="005A5866" w:rsidDel="00983B01">
          <w:delText>QC2_synonymous_exclusion_SNPlist.txt</w:delText>
        </w:r>
      </w:del>
    </w:p>
    <w:p w14:paraId="671E834F" w14:textId="6B1C7E9D" w:rsidR="008F4D5B" w:rsidRPr="006837C8" w:rsidRDefault="005A5866" w:rsidP="005A5866">
      <w:pPr>
        <w:shd w:val="clear" w:color="auto" w:fill="FFFFFF"/>
        <w:ind w:left="1980"/>
      </w:pPr>
      <w:r>
        <w:t>python Exclude_snps_and_make_new_vcf_6-22-2022.py -v Control_QC1.vcf -o Control_synonymous_</w:t>
      </w:r>
      <w:r w:rsidR="00306CEB">
        <w:t>Filter1</w:t>
      </w:r>
      <w:r>
        <w:t>.vcf -m Control_synonymous_</w:t>
      </w:r>
      <w:r w:rsidR="00306CEB">
        <w:t>Filter1</w:t>
      </w:r>
      <w:r>
        <w:t xml:space="preserve">.excluded_more_info.txt -s </w:t>
      </w:r>
      <w:ins w:id="114" w:author="He, Wen" w:date="2023-03-27T15:19:00Z">
        <w:r w:rsidR="00983B01" w:rsidRPr="00983B01">
          <w:t>Filter1_synonymous_exclusion_SNPlist.txt</w:t>
        </w:r>
      </w:ins>
      <w:del w:id="115" w:author="He, Wen" w:date="2023-03-27T15:19:00Z">
        <w:r w:rsidDel="00983B01">
          <w:delText>QC2_synonymous_exclusion_SNPlist.txt</w:delText>
        </w:r>
      </w:del>
      <w:r>
        <w:t>”</w:t>
      </w:r>
    </w:p>
    <w:bookmarkEnd w:id="99"/>
    <w:bookmarkEnd w:id="100"/>
    <w:p w14:paraId="327A2F06" w14:textId="77777777" w:rsidR="006E5664" w:rsidRPr="006E5664" w:rsidRDefault="006E5664" w:rsidP="006E5664">
      <w:pPr>
        <w:shd w:val="clear" w:color="auto" w:fill="FFFFFF"/>
        <w:ind w:left="1980"/>
        <w:rPr>
          <w:b/>
          <w:bCs/>
        </w:rPr>
      </w:pPr>
    </w:p>
    <w:p w14:paraId="2D903BF5" w14:textId="5AFAEE44" w:rsidR="00552568" w:rsidRPr="001E1EDB" w:rsidRDefault="00552568" w:rsidP="00552568">
      <w:pPr>
        <w:rPr>
          <w:b/>
          <w:bCs/>
        </w:rPr>
      </w:pPr>
      <w:bookmarkStart w:id="116" w:name="OLE_LINK218"/>
      <w:bookmarkStart w:id="117" w:name="OLE_LINK219"/>
      <w:r>
        <w:rPr>
          <w:b/>
          <w:bCs/>
        </w:rPr>
        <w:t>QC</w:t>
      </w:r>
      <w:r w:rsidR="00306CEB">
        <w:rPr>
          <w:b/>
          <w:bCs/>
        </w:rPr>
        <w:t>2</w:t>
      </w:r>
      <w:r w:rsidRPr="001E1EDB">
        <w:rPr>
          <w:b/>
          <w:bCs/>
        </w:rPr>
        <w:t>: “PASS”</w:t>
      </w:r>
      <w:bookmarkStart w:id="118" w:name="OLE_LINK1"/>
      <w:bookmarkStart w:id="119" w:name="OLE_LINK2"/>
      <w:r w:rsidR="00ED38F2" w:rsidRPr="001E1EDB">
        <w:rPr>
          <w:b/>
          <w:bCs/>
        </w:rPr>
        <w:t xml:space="preserve"> </w:t>
      </w:r>
      <w:bookmarkEnd w:id="118"/>
      <w:bookmarkEnd w:id="119"/>
    </w:p>
    <w:bookmarkEnd w:id="116"/>
    <w:bookmarkEnd w:id="117"/>
    <w:p w14:paraId="20B7E2A3" w14:textId="5E915673" w:rsidR="005C077F" w:rsidRPr="00552568" w:rsidRDefault="00552568" w:rsidP="00552568">
      <w:r w:rsidRPr="005C077F">
        <w:rPr>
          <w:b/>
          <w:bCs/>
        </w:rPr>
        <w:t>Aim</w:t>
      </w:r>
      <w:r w:rsidRPr="001E1EDB">
        <w:t>:</w:t>
      </w:r>
      <w:bookmarkStart w:id="120" w:name="OLE_LINK220"/>
      <w:bookmarkStart w:id="121" w:name="OLE_LINK221"/>
      <w:r w:rsidR="005C077F">
        <w:t xml:space="preserve"> R</w:t>
      </w:r>
      <w:r w:rsidRPr="001E1EDB">
        <w:t>etain only variants that “PASS” GATK quality metrics</w:t>
      </w:r>
      <w:bookmarkEnd w:id="120"/>
      <w:bookmarkEnd w:id="121"/>
      <w:r w:rsidR="00306CEB">
        <w:t>.</w:t>
      </w:r>
      <w:r w:rsidR="00306CEB">
        <w:br/>
      </w:r>
      <w:r w:rsidR="005C077F" w:rsidRPr="005C077F">
        <w:rPr>
          <w:b/>
          <w:bCs/>
        </w:rPr>
        <w:t>Rationale:</w:t>
      </w:r>
      <w:r w:rsidR="005C077F">
        <w:t xml:space="preserve"> </w:t>
      </w:r>
      <w:r w:rsidR="0042172D" w:rsidRPr="0042172D">
        <w:t>"PASS" is a GATK filter that is used to retain only the high-quality variants that meet certain quality metrics for analysis.</w:t>
      </w:r>
    </w:p>
    <w:p w14:paraId="1C67A9A5" w14:textId="080B507F" w:rsidR="00552568" w:rsidRDefault="00ED38F2" w:rsidP="00306CEB">
      <w:pPr>
        <w:pStyle w:val="ListParagraph"/>
        <w:numPr>
          <w:ilvl w:val="0"/>
          <w:numId w:val="16"/>
        </w:numPr>
        <w:shd w:val="clear" w:color="auto" w:fill="FFFFFF"/>
      </w:pPr>
      <w:bookmarkStart w:id="122" w:name="OLE_LINK28"/>
      <w:bookmarkStart w:id="123" w:name="OLE_LINK29"/>
      <w:r>
        <w:t>Requirements and running environment</w:t>
      </w:r>
      <w:r w:rsidR="00552568">
        <w:t xml:space="preserve">: </w:t>
      </w:r>
    </w:p>
    <w:p w14:paraId="4FE3EC7E" w14:textId="26EF565A" w:rsidR="00552568" w:rsidRDefault="00441157" w:rsidP="00552568">
      <w:pPr>
        <w:pStyle w:val="ListParagraph"/>
        <w:numPr>
          <w:ilvl w:val="1"/>
          <w:numId w:val="16"/>
        </w:numPr>
        <w:shd w:val="clear" w:color="auto" w:fill="FFFFFF"/>
      </w:pPr>
      <w:r>
        <w:t>QC</w:t>
      </w:r>
      <w:r w:rsidR="00306CEB">
        <w:t>2</w:t>
      </w:r>
      <w:r>
        <w:t>_Get_ONLY_</w:t>
      </w:r>
      <w:r w:rsidR="00552568">
        <w:t>P</w:t>
      </w:r>
      <w:r>
        <w:t xml:space="preserve">ASS_snps_10-13-2022.py </w:t>
      </w:r>
      <w:r w:rsidR="00552568">
        <w:t>(Appendix 2: TRAPD Script)</w:t>
      </w:r>
    </w:p>
    <w:p w14:paraId="78630005" w14:textId="77777777" w:rsidR="000D3348" w:rsidRDefault="000D3348" w:rsidP="000D3348">
      <w:pPr>
        <w:pStyle w:val="ListParagraph"/>
        <w:numPr>
          <w:ilvl w:val="1"/>
          <w:numId w:val="16"/>
        </w:numPr>
        <w:shd w:val="clear" w:color="auto" w:fill="FFFFFF"/>
      </w:pPr>
      <w:bookmarkStart w:id="124" w:name="OLE_LINK111"/>
      <w:bookmarkStart w:id="125" w:name="OLE_LINK112"/>
      <w:bookmarkStart w:id="126" w:name="OLE_LINK217"/>
      <w:r>
        <w:t>Python v3.7 (running environment)</w:t>
      </w:r>
    </w:p>
    <w:bookmarkEnd w:id="124"/>
    <w:bookmarkEnd w:id="125"/>
    <w:bookmarkEnd w:id="126"/>
    <w:p w14:paraId="75F47789" w14:textId="4291C86C" w:rsidR="00552568" w:rsidRDefault="00552568" w:rsidP="00552568">
      <w:pPr>
        <w:pStyle w:val="ListParagraph"/>
        <w:numPr>
          <w:ilvl w:val="0"/>
          <w:numId w:val="16"/>
        </w:numPr>
        <w:shd w:val="clear" w:color="auto" w:fill="FFFFFF"/>
      </w:pPr>
      <w:r>
        <w:t>Input:</w:t>
      </w:r>
      <w:r w:rsidR="00441157">
        <w:t xml:space="preserve"> </w:t>
      </w:r>
    </w:p>
    <w:p w14:paraId="370B6EF3" w14:textId="765572EC" w:rsidR="00441157" w:rsidRDefault="00441157" w:rsidP="00441157">
      <w:pPr>
        <w:pStyle w:val="ListParagraph"/>
        <w:numPr>
          <w:ilvl w:val="1"/>
          <w:numId w:val="16"/>
        </w:numPr>
        <w:shd w:val="clear" w:color="auto" w:fill="FFFFFF"/>
      </w:pPr>
      <w:bookmarkStart w:id="127" w:name="OLE_LINK177"/>
      <w:bookmarkStart w:id="128" w:name="OLE_LINK178"/>
      <w:bookmarkStart w:id="129" w:name="OLE_LINK185"/>
      <w:r>
        <w:t>Case_</w:t>
      </w:r>
      <w:r w:rsidR="005A5866">
        <w:t>synonymous</w:t>
      </w:r>
      <w:r>
        <w:t>_</w:t>
      </w:r>
      <w:r w:rsidR="00306CEB">
        <w:t>Filter1</w:t>
      </w:r>
      <w:r>
        <w:t>.vcf</w:t>
      </w:r>
    </w:p>
    <w:bookmarkEnd w:id="127"/>
    <w:bookmarkEnd w:id="128"/>
    <w:bookmarkEnd w:id="129"/>
    <w:p w14:paraId="4CAC22AA" w14:textId="54B5E5C8" w:rsidR="00441157" w:rsidRDefault="00441157" w:rsidP="00441157">
      <w:pPr>
        <w:pStyle w:val="ListParagraph"/>
        <w:numPr>
          <w:ilvl w:val="1"/>
          <w:numId w:val="16"/>
        </w:numPr>
        <w:shd w:val="clear" w:color="auto" w:fill="FFFFFF"/>
      </w:pPr>
      <w:del w:id="130" w:author="He, Wen" w:date="2023-03-28T23:40:00Z">
        <w:r w:rsidDel="003F6AA5">
          <w:delText>Control_</w:delText>
        </w:r>
        <w:r w:rsidRPr="00552568" w:rsidDel="003F6AA5">
          <w:delText xml:space="preserve"> </w:delText>
        </w:r>
        <w:r w:rsidR="005A5866" w:rsidDel="003F6AA5">
          <w:delText>syno</w:delText>
        </w:r>
      </w:del>
      <w:ins w:id="131" w:author="He, Wen" w:date="2023-03-28T23:40:00Z">
        <w:r w:rsidR="003F6AA5">
          <w:t>Control_syno</w:t>
        </w:r>
      </w:ins>
      <w:r w:rsidR="005A5866">
        <w:t>nymous</w:t>
      </w:r>
      <w:r>
        <w:t>_</w:t>
      </w:r>
      <w:r w:rsidR="00306CEB">
        <w:t>Filter1</w:t>
      </w:r>
      <w:r>
        <w:t>.vcf</w:t>
      </w:r>
    </w:p>
    <w:p w14:paraId="3E9AB3D6" w14:textId="036F9212" w:rsidR="00552568" w:rsidRDefault="00552568" w:rsidP="00552568">
      <w:pPr>
        <w:pStyle w:val="ListParagraph"/>
        <w:numPr>
          <w:ilvl w:val="0"/>
          <w:numId w:val="16"/>
        </w:numPr>
        <w:shd w:val="clear" w:color="auto" w:fill="FFFFFF"/>
      </w:pPr>
      <w:r>
        <w:t>Output:</w:t>
      </w:r>
      <w:r w:rsidR="00441157">
        <w:t xml:space="preserve"> </w:t>
      </w:r>
    </w:p>
    <w:p w14:paraId="3907914C" w14:textId="63A4C4EC" w:rsidR="00441157" w:rsidRDefault="00441157" w:rsidP="00441157">
      <w:pPr>
        <w:pStyle w:val="ListParagraph"/>
        <w:numPr>
          <w:ilvl w:val="1"/>
          <w:numId w:val="16"/>
        </w:numPr>
        <w:shd w:val="clear" w:color="auto" w:fill="FFFFFF"/>
      </w:pPr>
      <w:bookmarkStart w:id="132" w:name="OLE_LINK179"/>
      <w:bookmarkStart w:id="133" w:name="OLE_LINK180"/>
      <w:bookmarkStart w:id="134" w:name="OLE_LINK107"/>
      <w:bookmarkStart w:id="135" w:name="OLE_LINK108"/>
      <w:r>
        <w:t>Case_</w:t>
      </w:r>
      <w:r w:rsidR="005A5866">
        <w:t>synonymous</w:t>
      </w:r>
      <w:r>
        <w:t>_QC</w:t>
      </w:r>
      <w:r w:rsidR="00306CEB">
        <w:t>2</w:t>
      </w:r>
      <w:r>
        <w:t>.vcf</w:t>
      </w:r>
    </w:p>
    <w:bookmarkEnd w:id="132"/>
    <w:bookmarkEnd w:id="133"/>
    <w:p w14:paraId="6A4375B5" w14:textId="613CFEB3" w:rsidR="00441157" w:rsidRDefault="00441157" w:rsidP="00441157">
      <w:pPr>
        <w:pStyle w:val="ListParagraph"/>
        <w:numPr>
          <w:ilvl w:val="1"/>
          <w:numId w:val="16"/>
        </w:numPr>
        <w:shd w:val="clear" w:color="auto" w:fill="FFFFFF"/>
      </w:pPr>
      <w:del w:id="136" w:author="He, Wen" w:date="2023-03-28T23:40:00Z">
        <w:r w:rsidDel="003F6AA5">
          <w:delText>Control_</w:delText>
        </w:r>
        <w:r w:rsidRPr="00552568" w:rsidDel="003F6AA5">
          <w:delText xml:space="preserve"> </w:delText>
        </w:r>
        <w:r w:rsidR="005A5866" w:rsidDel="003F6AA5">
          <w:delText>syno</w:delText>
        </w:r>
      </w:del>
      <w:ins w:id="137" w:author="He, Wen" w:date="2023-03-28T23:40:00Z">
        <w:r w:rsidR="003F6AA5">
          <w:t>Control_syno</w:t>
        </w:r>
      </w:ins>
      <w:r w:rsidR="005A5866">
        <w:t>nymous</w:t>
      </w:r>
      <w:r>
        <w:t>_QC</w:t>
      </w:r>
      <w:r w:rsidR="00306CEB">
        <w:t>2</w:t>
      </w:r>
      <w:r>
        <w:t>.vcf</w:t>
      </w:r>
      <w:bookmarkEnd w:id="134"/>
      <w:bookmarkEnd w:id="135"/>
    </w:p>
    <w:p w14:paraId="0DBDF246" w14:textId="40D644CD" w:rsidR="00197264" w:rsidRDefault="00197264" w:rsidP="00197264">
      <w:pPr>
        <w:pStyle w:val="ListParagraph"/>
        <w:numPr>
          <w:ilvl w:val="1"/>
          <w:numId w:val="16"/>
        </w:numPr>
        <w:shd w:val="clear" w:color="auto" w:fill="FFFFFF"/>
      </w:pPr>
      <w:r w:rsidRPr="00197264">
        <w:lastRenderedPageBreak/>
        <w:t>QC</w:t>
      </w:r>
      <w:r w:rsidR="00306CEB">
        <w:t>2</w:t>
      </w:r>
      <w:r w:rsidRPr="00197264">
        <w:t>.</w:t>
      </w:r>
      <w:r w:rsidR="005A5866">
        <w:t>synonymous</w:t>
      </w:r>
      <w:r w:rsidRPr="00197264">
        <w:t>.exclusion_snplist.txt</w:t>
      </w:r>
      <w:r>
        <w:t>:</w:t>
      </w:r>
    </w:p>
    <w:p w14:paraId="4FF1F654" w14:textId="6022B15B" w:rsidR="00552568" w:rsidRPr="00ED6C69" w:rsidRDefault="00552568" w:rsidP="00552568">
      <w:pPr>
        <w:pStyle w:val="ListParagraph"/>
        <w:numPr>
          <w:ilvl w:val="0"/>
          <w:numId w:val="16"/>
        </w:numPr>
        <w:shd w:val="clear" w:color="auto" w:fill="FFFFFF"/>
      </w:pPr>
      <w:r w:rsidRPr="00ED6C69">
        <w:t>Command lines to run:</w:t>
      </w:r>
    </w:p>
    <w:p w14:paraId="1EAEED3F" w14:textId="7178A62E" w:rsidR="00441157" w:rsidRPr="00ED6C69" w:rsidRDefault="00D142CD" w:rsidP="00441157">
      <w:pPr>
        <w:pStyle w:val="ListParagraph"/>
        <w:numPr>
          <w:ilvl w:val="1"/>
          <w:numId w:val="16"/>
        </w:numPr>
        <w:shd w:val="clear" w:color="auto" w:fill="FFFFFF"/>
      </w:pPr>
      <w:r>
        <w:t>Keep only variants with</w:t>
      </w:r>
      <w:r w:rsidRPr="00ED6C69">
        <w:t xml:space="preserve"> </w:t>
      </w:r>
      <w:r w:rsidR="00441157" w:rsidRPr="00ED6C69">
        <w:t>“PASS”</w:t>
      </w:r>
      <w:r>
        <w:t xml:space="preserve"> in filter </w:t>
      </w:r>
      <w:proofErr w:type="spellStart"/>
      <w:r>
        <w:t>fiel</w:t>
      </w:r>
      <w:proofErr w:type="spellEnd"/>
      <w:r w:rsidR="00306CEB">
        <w:t>.</w:t>
      </w:r>
    </w:p>
    <w:p w14:paraId="2AA63D0C" w14:textId="38A3BF6C" w:rsidR="005A5866" w:rsidRDefault="005A5866" w:rsidP="005A5866">
      <w:pPr>
        <w:shd w:val="clear" w:color="auto" w:fill="FFFFFF"/>
        <w:ind w:left="1980"/>
      </w:pPr>
      <w:bookmarkStart w:id="138" w:name="OLE_LINK115"/>
      <w:bookmarkStart w:id="139" w:name="OLE_LINK116"/>
      <w:bookmarkStart w:id="140" w:name="OLE_LINK113"/>
      <w:bookmarkStart w:id="141" w:name="OLE_LINK114"/>
      <w:bookmarkStart w:id="142" w:name="OLE_LINK136"/>
      <w:r>
        <w:t>“python QC</w:t>
      </w:r>
      <w:r w:rsidR="00306CEB">
        <w:t>2</w:t>
      </w:r>
      <w:r>
        <w:t xml:space="preserve">_Get_ONLY_PASS_failed_snps_10-13-2022.py -v </w:t>
      </w:r>
      <w:del w:id="143" w:author="He, Wen" w:date="2023-03-27T15:21:00Z">
        <w:r w:rsidDel="00983B01">
          <w:delText>"</w:delText>
        </w:r>
      </w:del>
      <w:r>
        <w:t>Case_synonymous</w:t>
      </w:r>
      <w:r w:rsidR="00306CEB">
        <w:t>_Filter1</w:t>
      </w:r>
      <w:r>
        <w:t>.vcf -o Case_synonymous.PASS_excluded_snplist.txt -m Case_synonymous.QC</w:t>
      </w:r>
      <w:r w:rsidR="00306CEB">
        <w:t>2</w:t>
      </w:r>
      <w:r>
        <w:t>_more_info.txt”</w:t>
      </w:r>
    </w:p>
    <w:p w14:paraId="60E870E2" w14:textId="533C319A" w:rsidR="005A5866" w:rsidRDefault="005A5866" w:rsidP="005A5866">
      <w:pPr>
        <w:shd w:val="clear" w:color="auto" w:fill="FFFFFF"/>
        <w:ind w:left="1980"/>
      </w:pPr>
      <w:r>
        <w:t>“python QC3_Get_ONLY_PASS_failed_snps_10-13-2022.py -v Control_synonymous</w:t>
      </w:r>
      <w:r w:rsidR="0069197B">
        <w:t>_Filter1</w:t>
      </w:r>
      <w:r>
        <w:t>.vc</w:t>
      </w:r>
      <w:r w:rsidR="0069197B">
        <w:t>f</w:t>
      </w:r>
      <w:r>
        <w:t xml:space="preserve"> -o Control_synonymous.PASS_excluded_snplist.txt -m Control_synonymous.QC</w:t>
      </w:r>
      <w:r w:rsidR="0069197B">
        <w:t>2</w:t>
      </w:r>
      <w:r>
        <w:t>_more_info.txt</w:t>
      </w:r>
    </w:p>
    <w:p w14:paraId="2479B935" w14:textId="0493D836" w:rsidR="00197264" w:rsidRDefault="00ED6C69" w:rsidP="005A5866">
      <w:pPr>
        <w:pStyle w:val="ListParagraph"/>
        <w:numPr>
          <w:ilvl w:val="0"/>
          <w:numId w:val="30"/>
        </w:numPr>
        <w:shd w:val="clear" w:color="auto" w:fill="FFFFFF"/>
      </w:pPr>
      <w:r w:rsidRPr="00ED6C69">
        <w:t>Combine the exclusion list</w:t>
      </w:r>
      <w:r w:rsidR="0069197B">
        <w:t>.</w:t>
      </w:r>
    </w:p>
    <w:p w14:paraId="1917F141" w14:textId="3BEECD06" w:rsidR="00197264" w:rsidRPr="00ED6C69" w:rsidRDefault="00197264" w:rsidP="00197264">
      <w:pPr>
        <w:shd w:val="clear" w:color="auto" w:fill="FFFFFF"/>
        <w:ind w:left="1980"/>
      </w:pPr>
      <w:r>
        <w:t>“</w:t>
      </w:r>
      <w:r w:rsidRPr="00197264">
        <w:t>cat Case_</w:t>
      </w:r>
      <w:r w:rsidR="005A5866">
        <w:t>synonymous</w:t>
      </w:r>
      <w:r w:rsidRPr="00197264">
        <w:t>.PASS_excluded_snplist.txt Control_</w:t>
      </w:r>
      <w:r w:rsidR="005A5866">
        <w:t>synonymous</w:t>
      </w:r>
      <w:r w:rsidRPr="00197264">
        <w:t xml:space="preserve">.PASS_excluded_snplist.txt &gt; </w:t>
      </w:r>
      <w:bookmarkStart w:id="144" w:name="OLE_LINK228"/>
      <w:bookmarkStart w:id="145" w:name="OLE_LINK229"/>
      <w:r w:rsidRPr="00197264">
        <w:t>QC</w:t>
      </w:r>
      <w:r w:rsidR="0069197B">
        <w:t>2</w:t>
      </w:r>
      <w:r w:rsidRPr="00197264">
        <w:t>.</w:t>
      </w:r>
      <w:r w:rsidR="005A5866">
        <w:t>synonymous</w:t>
      </w:r>
      <w:r w:rsidRPr="00197264">
        <w:t>.exclusion_snplist.txt</w:t>
      </w:r>
      <w:bookmarkEnd w:id="144"/>
      <w:bookmarkEnd w:id="145"/>
      <w:r>
        <w:t>”</w:t>
      </w:r>
    </w:p>
    <w:bookmarkEnd w:id="138"/>
    <w:bookmarkEnd w:id="139"/>
    <w:p w14:paraId="1C58A616" w14:textId="4747B34B" w:rsidR="00ED6C69" w:rsidRDefault="00ED6C69" w:rsidP="00441157">
      <w:pPr>
        <w:pStyle w:val="ListParagraph"/>
        <w:numPr>
          <w:ilvl w:val="1"/>
          <w:numId w:val="16"/>
        </w:numPr>
        <w:shd w:val="clear" w:color="auto" w:fill="FFFFFF"/>
      </w:pPr>
      <w:r w:rsidRPr="00ED6C69">
        <w:t>Exclude from both case and control</w:t>
      </w:r>
      <w:r w:rsidR="0069197B">
        <w:t>.</w:t>
      </w:r>
    </w:p>
    <w:p w14:paraId="4B0F0EB6" w14:textId="39EEF145" w:rsidR="00197264" w:rsidRDefault="00197264" w:rsidP="00197264">
      <w:pPr>
        <w:shd w:val="clear" w:color="auto" w:fill="FFFFFF"/>
        <w:ind w:left="1980"/>
      </w:pPr>
      <w:r>
        <w:t>“python Exclude_snps_and_make_new_vcf_6-22-2022.py -v Case_</w:t>
      </w:r>
      <w:r w:rsidR="005A5866">
        <w:t>synonymous</w:t>
      </w:r>
      <w:r w:rsidR="0069197B">
        <w:t>_Filter1</w:t>
      </w:r>
      <w:r>
        <w:t>.vcf -o Case_</w:t>
      </w:r>
      <w:r w:rsidR="005A5866">
        <w:t>synonymous</w:t>
      </w:r>
      <w:r w:rsidR="0069197B">
        <w:t>_</w:t>
      </w:r>
      <w:r>
        <w:t>QC</w:t>
      </w:r>
      <w:r w:rsidR="0069197B">
        <w:t>2</w:t>
      </w:r>
      <w:r>
        <w:t>.vcf -m Case_</w:t>
      </w:r>
      <w:r w:rsidR="005A5866">
        <w:t>synonymous</w:t>
      </w:r>
      <w:r>
        <w:t>.QC</w:t>
      </w:r>
      <w:r w:rsidR="0069197B">
        <w:t>2</w:t>
      </w:r>
      <w:r>
        <w:t>.excluded_more_info.txt -s QC</w:t>
      </w:r>
      <w:r w:rsidR="0069197B">
        <w:t>2</w:t>
      </w:r>
      <w:r>
        <w:t>.</w:t>
      </w:r>
      <w:r w:rsidR="005A5866">
        <w:t>synonymous</w:t>
      </w:r>
      <w:r>
        <w:t>.exclusion_snplist.txt”</w:t>
      </w:r>
    </w:p>
    <w:p w14:paraId="4A9C82D0" w14:textId="1B9FF0A7" w:rsidR="00197264" w:rsidRPr="00ED6C69" w:rsidRDefault="00197264" w:rsidP="00197264">
      <w:pPr>
        <w:shd w:val="clear" w:color="auto" w:fill="FFFFFF"/>
        <w:ind w:left="1980"/>
      </w:pPr>
      <w:r>
        <w:t>“python Exclude_snps_and_make_new_vcf_6-22-2022.py -v Control_</w:t>
      </w:r>
      <w:r w:rsidR="005A5866">
        <w:t>synonymous</w:t>
      </w:r>
      <w:r w:rsidR="0069197B">
        <w:t>_Filter1</w:t>
      </w:r>
      <w:r>
        <w:t>.vcf -o Control_</w:t>
      </w:r>
      <w:r w:rsidR="005A5866">
        <w:t>synonymous</w:t>
      </w:r>
      <w:r>
        <w:t>.QC</w:t>
      </w:r>
      <w:r w:rsidR="0069197B">
        <w:t>2</w:t>
      </w:r>
      <w:r>
        <w:t>.vcf -m Control_</w:t>
      </w:r>
      <w:r w:rsidR="005A5866">
        <w:t>synonymous</w:t>
      </w:r>
      <w:r>
        <w:t>.QC</w:t>
      </w:r>
      <w:r w:rsidR="0069197B">
        <w:t>2</w:t>
      </w:r>
      <w:r>
        <w:t>.excluded_more_info.txt -s QC</w:t>
      </w:r>
      <w:r w:rsidR="0069197B">
        <w:t>2</w:t>
      </w:r>
      <w:r>
        <w:t>.</w:t>
      </w:r>
      <w:r w:rsidR="005A5866">
        <w:t>synonymous</w:t>
      </w:r>
      <w:r>
        <w:t>.exclusion_snplist.txt”</w:t>
      </w:r>
    </w:p>
    <w:bookmarkEnd w:id="122"/>
    <w:bookmarkEnd w:id="123"/>
    <w:bookmarkEnd w:id="140"/>
    <w:bookmarkEnd w:id="141"/>
    <w:bookmarkEnd w:id="142"/>
    <w:p w14:paraId="44BCE035" w14:textId="19973044" w:rsidR="00D500C7" w:rsidRDefault="00D500C7" w:rsidP="00552568">
      <w:pPr>
        <w:rPr>
          <w:b/>
          <w:bCs/>
        </w:rPr>
      </w:pPr>
      <w:r w:rsidRPr="001E1EDB">
        <w:rPr>
          <w:b/>
          <w:bCs/>
        </w:rPr>
        <w:t>QC</w:t>
      </w:r>
      <w:r w:rsidR="001E3736">
        <w:rPr>
          <w:b/>
          <w:bCs/>
        </w:rPr>
        <w:t>3</w:t>
      </w:r>
      <w:r w:rsidRPr="001E1EDB">
        <w:rPr>
          <w:b/>
          <w:bCs/>
        </w:rPr>
        <w:t xml:space="preserve"> “AC0” </w:t>
      </w:r>
    </w:p>
    <w:p w14:paraId="418FD209" w14:textId="2208986F" w:rsidR="00306CEB" w:rsidRPr="00552568" w:rsidRDefault="00306CEB" w:rsidP="00306CEB">
      <w:r w:rsidRPr="005C077F">
        <w:rPr>
          <w:b/>
          <w:bCs/>
        </w:rPr>
        <w:t>Aim</w:t>
      </w:r>
      <w:r w:rsidRPr="001E1EDB">
        <w:t>:</w:t>
      </w:r>
      <w:r>
        <w:t xml:space="preserve"> </w:t>
      </w:r>
      <w:r w:rsidR="0069197B">
        <w:t>Exclude</w:t>
      </w:r>
      <w:r w:rsidRPr="001E1EDB">
        <w:t xml:space="preserve"> variants flagged with “AC0”. “AC0” </w:t>
      </w:r>
      <w:r>
        <w:t>indicates</w:t>
      </w:r>
      <w:r w:rsidRPr="001E1EDB">
        <w:t xml:space="preserve"> no sample had a high-quality genotype (depth &gt;= 10, genotype quality &gt;= 20 and minor allele balance &gt; 0.2 for heterozygous genotypes). </w:t>
      </w:r>
      <w:r>
        <w:br/>
      </w:r>
      <w:r w:rsidRPr="005C077F">
        <w:rPr>
          <w:b/>
          <w:bCs/>
        </w:rPr>
        <w:t>Rationale:</w:t>
      </w:r>
      <w:r>
        <w:t xml:space="preserve"> </w:t>
      </w:r>
      <w:r w:rsidRPr="0042172D">
        <w:t xml:space="preserve">The "AC0" flag is used by </w:t>
      </w:r>
      <w:proofErr w:type="spellStart"/>
      <w:r w:rsidRPr="0042172D">
        <w:t>gnomAD</w:t>
      </w:r>
      <w:proofErr w:type="spellEnd"/>
      <w:r w:rsidRPr="0042172D">
        <w:t xml:space="preserve"> to exclude sites with no high-quality genotypes (AC=0), and we have adopted these criteria for quality control of our case data as well.</w:t>
      </w:r>
    </w:p>
    <w:p w14:paraId="354F2925" w14:textId="77777777" w:rsidR="00306CEB" w:rsidRDefault="00306CEB" w:rsidP="00306CEB">
      <w:pPr>
        <w:pStyle w:val="ListParagraph"/>
        <w:numPr>
          <w:ilvl w:val="0"/>
          <w:numId w:val="16"/>
        </w:numPr>
        <w:shd w:val="clear" w:color="auto" w:fill="FFFFFF"/>
      </w:pPr>
      <w:r>
        <w:t xml:space="preserve">Requirements and running environment: </w:t>
      </w:r>
    </w:p>
    <w:p w14:paraId="0E3948F4" w14:textId="77777777" w:rsidR="00306CEB" w:rsidRDefault="00306CEB" w:rsidP="00306CEB">
      <w:pPr>
        <w:pStyle w:val="ListParagraph"/>
        <w:numPr>
          <w:ilvl w:val="1"/>
          <w:numId w:val="16"/>
        </w:numPr>
        <w:shd w:val="clear" w:color="auto" w:fill="FFFFFF"/>
      </w:pPr>
      <w:r w:rsidRPr="00ED38F2">
        <w:t>QC</w:t>
      </w:r>
      <w:r>
        <w:t>3</w:t>
      </w:r>
      <w:r w:rsidRPr="00ED38F2">
        <w:t>_get_case_AC0_6-22-2022.py</w:t>
      </w:r>
      <w:r>
        <w:t xml:space="preserve"> (Appendix 2: TRAPD Script)</w:t>
      </w:r>
    </w:p>
    <w:p w14:paraId="46B074CF" w14:textId="77777777" w:rsidR="00306CEB" w:rsidRDefault="00306CEB" w:rsidP="00306CEB">
      <w:pPr>
        <w:pStyle w:val="ListParagraph"/>
        <w:numPr>
          <w:ilvl w:val="1"/>
          <w:numId w:val="16"/>
        </w:numPr>
        <w:shd w:val="clear" w:color="auto" w:fill="FFFFFF"/>
      </w:pPr>
      <w:r>
        <w:t>Python v3.7 (running environment)</w:t>
      </w:r>
    </w:p>
    <w:p w14:paraId="7A7DFD91" w14:textId="77777777" w:rsidR="00306CEB" w:rsidRDefault="00306CEB" w:rsidP="00306CEB">
      <w:pPr>
        <w:pStyle w:val="ListParagraph"/>
        <w:numPr>
          <w:ilvl w:val="0"/>
          <w:numId w:val="16"/>
        </w:numPr>
        <w:shd w:val="clear" w:color="auto" w:fill="FFFFFF"/>
      </w:pPr>
      <w:r>
        <w:t xml:space="preserve">Input: </w:t>
      </w:r>
    </w:p>
    <w:p w14:paraId="4E7591BF" w14:textId="77777777" w:rsidR="00306CEB" w:rsidRDefault="00306CEB" w:rsidP="00306CEB">
      <w:pPr>
        <w:pStyle w:val="ListParagraph"/>
        <w:numPr>
          <w:ilvl w:val="1"/>
          <w:numId w:val="16"/>
        </w:numPr>
        <w:shd w:val="clear" w:color="auto" w:fill="FFFFFF"/>
      </w:pPr>
      <w:r>
        <w:t>Case_synonymous_QC2.vcf</w:t>
      </w:r>
    </w:p>
    <w:p w14:paraId="0F651FC9" w14:textId="7C03F915" w:rsidR="00306CEB" w:rsidRDefault="00306CEB" w:rsidP="00306CEB">
      <w:pPr>
        <w:pStyle w:val="ListParagraph"/>
        <w:numPr>
          <w:ilvl w:val="1"/>
          <w:numId w:val="16"/>
        </w:numPr>
        <w:shd w:val="clear" w:color="auto" w:fill="FFFFFF"/>
      </w:pPr>
      <w:del w:id="146" w:author="He, Wen" w:date="2023-03-28T23:40:00Z">
        <w:r w:rsidDel="003F6AA5">
          <w:delText>Control_</w:delText>
        </w:r>
        <w:r w:rsidRPr="00552568" w:rsidDel="003F6AA5">
          <w:delText xml:space="preserve"> </w:delText>
        </w:r>
        <w:r w:rsidDel="003F6AA5">
          <w:delText>syno</w:delText>
        </w:r>
      </w:del>
      <w:ins w:id="147" w:author="He, Wen" w:date="2023-03-28T23:40:00Z">
        <w:r w:rsidR="003F6AA5">
          <w:t>Control_syno</w:t>
        </w:r>
      </w:ins>
      <w:r>
        <w:t>nymous_QC2.vcf</w:t>
      </w:r>
    </w:p>
    <w:p w14:paraId="35811BDD" w14:textId="77777777" w:rsidR="00306CEB" w:rsidRDefault="00306CEB" w:rsidP="00306CEB">
      <w:pPr>
        <w:pStyle w:val="ListParagraph"/>
        <w:numPr>
          <w:ilvl w:val="0"/>
          <w:numId w:val="16"/>
        </w:numPr>
        <w:shd w:val="clear" w:color="auto" w:fill="FFFFFF"/>
      </w:pPr>
      <w:r>
        <w:t xml:space="preserve">Output: </w:t>
      </w:r>
    </w:p>
    <w:p w14:paraId="3516CFD1" w14:textId="793E10E0" w:rsidR="00306CEB" w:rsidRDefault="00306CEB" w:rsidP="00306CEB">
      <w:pPr>
        <w:pStyle w:val="ListParagraph"/>
        <w:numPr>
          <w:ilvl w:val="1"/>
          <w:numId w:val="16"/>
        </w:numPr>
        <w:shd w:val="clear" w:color="auto" w:fill="FFFFFF"/>
      </w:pPr>
      <w:r>
        <w:t>Case_synonymous_QC</w:t>
      </w:r>
      <w:r w:rsidR="0069197B">
        <w:t>3</w:t>
      </w:r>
      <w:r>
        <w:t>.vcf</w:t>
      </w:r>
    </w:p>
    <w:p w14:paraId="4A4528E6" w14:textId="3F779596" w:rsidR="0069197B" w:rsidRDefault="00306CEB" w:rsidP="0069197B">
      <w:pPr>
        <w:pStyle w:val="ListParagraph"/>
        <w:numPr>
          <w:ilvl w:val="1"/>
          <w:numId w:val="16"/>
        </w:numPr>
        <w:shd w:val="clear" w:color="auto" w:fill="FFFFFF"/>
      </w:pPr>
      <w:del w:id="148" w:author="He, Wen" w:date="2023-03-28T23:40:00Z">
        <w:r w:rsidDel="003F6AA5">
          <w:delText>Control_</w:delText>
        </w:r>
        <w:r w:rsidRPr="00552568" w:rsidDel="003F6AA5">
          <w:delText xml:space="preserve"> </w:delText>
        </w:r>
        <w:r w:rsidDel="003F6AA5">
          <w:delText>syno</w:delText>
        </w:r>
      </w:del>
      <w:ins w:id="149" w:author="He, Wen" w:date="2023-03-28T23:40:00Z">
        <w:r w:rsidR="003F6AA5">
          <w:t>Control_syno</w:t>
        </w:r>
      </w:ins>
      <w:r>
        <w:t>nymous_QC</w:t>
      </w:r>
      <w:r w:rsidR="0069197B">
        <w:t>3</w:t>
      </w:r>
      <w:r>
        <w:t>.vcf</w:t>
      </w:r>
    </w:p>
    <w:p w14:paraId="21705C59" w14:textId="61425F0C" w:rsidR="0069197B" w:rsidRDefault="0069197B" w:rsidP="0069197B">
      <w:pPr>
        <w:pStyle w:val="ListParagraph"/>
        <w:numPr>
          <w:ilvl w:val="1"/>
          <w:numId w:val="16"/>
        </w:numPr>
        <w:shd w:val="clear" w:color="auto" w:fill="FFFFFF"/>
      </w:pPr>
      <w:bookmarkStart w:id="150" w:name="OLE_LINK35"/>
      <w:bookmarkStart w:id="151" w:name="OLE_LINK36"/>
      <w:bookmarkStart w:id="152" w:name="OLE_LINK37"/>
      <w:bookmarkStart w:id="153" w:name="OLE_LINK38"/>
      <w:r w:rsidRPr="005A5866">
        <w:t>Case_synonymous.AC0_excluded_snplist.txt</w:t>
      </w:r>
      <w:r w:rsidRPr="00ED6C69">
        <w:t xml:space="preserve"> </w:t>
      </w:r>
    </w:p>
    <w:bookmarkEnd w:id="150"/>
    <w:bookmarkEnd w:id="151"/>
    <w:bookmarkEnd w:id="152"/>
    <w:bookmarkEnd w:id="153"/>
    <w:p w14:paraId="492476BF" w14:textId="66352F9C" w:rsidR="00306CEB" w:rsidRPr="00ED6C69" w:rsidRDefault="00306CEB" w:rsidP="00306CEB">
      <w:pPr>
        <w:pStyle w:val="ListParagraph"/>
        <w:numPr>
          <w:ilvl w:val="0"/>
          <w:numId w:val="16"/>
        </w:numPr>
        <w:shd w:val="clear" w:color="auto" w:fill="FFFFFF"/>
      </w:pPr>
      <w:r w:rsidRPr="00ED6C69">
        <w:lastRenderedPageBreak/>
        <w:t>Command lines to run:</w:t>
      </w:r>
    </w:p>
    <w:p w14:paraId="16EC56A1" w14:textId="77777777" w:rsidR="00306CEB" w:rsidRDefault="00306CEB" w:rsidP="00306CEB">
      <w:pPr>
        <w:pStyle w:val="ListParagraph"/>
        <w:numPr>
          <w:ilvl w:val="1"/>
          <w:numId w:val="16"/>
        </w:numPr>
        <w:shd w:val="clear" w:color="auto" w:fill="FFFFFF"/>
      </w:pPr>
      <w:r w:rsidRPr="00ED6C69">
        <w:t xml:space="preserve">Get AC0 for Case </w:t>
      </w:r>
    </w:p>
    <w:p w14:paraId="03C41EC8" w14:textId="77777777" w:rsidR="00306CEB" w:rsidRPr="00ED6C69" w:rsidRDefault="00306CEB" w:rsidP="00306CEB">
      <w:pPr>
        <w:shd w:val="clear" w:color="auto" w:fill="FFFFFF"/>
        <w:ind w:left="1980"/>
      </w:pPr>
      <w:r>
        <w:t>“</w:t>
      </w:r>
      <w:r w:rsidRPr="005A5866">
        <w:t xml:space="preserve">python QC3_get_case_AC0_6-22-2022.py -v "Case_synonymous.QC2.vcf" -o </w:t>
      </w:r>
      <w:bookmarkStart w:id="154" w:name="OLE_LINK30"/>
      <w:bookmarkStart w:id="155" w:name="OLE_LINK33"/>
      <w:bookmarkStart w:id="156" w:name="OLE_LINK34"/>
      <w:r w:rsidRPr="005A5866">
        <w:t>Case_synonymous.AC0_excluded_snplist.txt</w:t>
      </w:r>
      <w:bookmarkEnd w:id="154"/>
      <w:bookmarkEnd w:id="155"/>
      <w:bookmarkEnd w:id="156"/>
      <w:r>
        <w:t>”</w:t>
      </w:r>
    </w:p>
    <w:p w14:paraId="27073DAC" w14:textId="50C9638B" w:rsidR="00306CEB" w:rsidRDefault="00306CEB" w:rsidP="00306CEB">
      <w:pPr>
        <w:pStyle w:val="ListParagraph"/>
        <w:numPr>
          <w:ilvl w:val="1"/>
          <w:numId w:val="16"/>
        </w:numPr>
        <w:shd w:val="clear" w:color="auto" w:fill="FFFFFF"/>
      </w:pPr>
      <w:r w:rsidRPr="00ED6C69">
        <w:t>Exclude from both case and control</w:t>
      </w:r>
      <w:r w:rsidR="0069197B">
        <w:t>.</w:t>
      </w:r>
    </w:p>
    <w:p w14:paraId="5BD5B1B8" w14:textId="5823548D" w:rsidR="00306CEB" w:rsidRDefault="00306CEB" w:rsidP="0069197B">
      <w:pPr>
        <w:shd w:val="clear" w:color="auto" w:fill="FFFFFF"/>
        <w:ind w:left="1980"/>
      </w:pPr>
      <w:r>
        <w:t>“python Exclude_snps_and_make_new_vcf_6-22-2022.py -v Case_synonymous</w:t>
      </w:r>
      <w:r w:rsidR="0069197B">
        <w:t>_QC2</w:t>
      </w:r>
      <w:r>
        <w:t>.vcf -o Case_synonymous</w:t>
      </w:r>
      <w:r w:rsidR="0069197B">
        <w:t>_</w:t>
      </w:r>
      <w:r>
        <w:t>QC</w:t>
      </w:r>
      <w:r w:rsidR="0069197B">
        <w:t>3</w:t>
      </w:r>
      <w:r>
        <w:t>.vcf -m Case_synonymous.QC3.excluded_more_info.txt -s</w:t>
      </w:r>
      <w:r w:rsidR="0069197B">
        <w:t xml:space="preserve"> </w:t>
      </w:r>
      <w:bookmarkStart w:id="157" w:name="OLE_LINK39"/>
      <w:bookmarkStart w:id="158" w:name="OLE_LINK40"/>
      <w:r w:rsidR="0069197B" w:rsidRPr="005A5866">
        <w:t>Case_synonymous.AC0_excluded_snplist.txt</w:t>
      </w:r>
      <w:r>
        <w:t>”</w:t>
      </w:r>
      <w:bookmarkEnd w:id="157"/>
      <w:bookmarkEnd w:id="158"/>
    </w:p>
    <w:p w14:paraId="300FCF90" w14:textId="5E6F99BC" w:rsidR="00306CEB" w:rsidRPr="00ED6C69" w:rsidRDefault="00306CEB" w:rsidP="00306CEB">
      <w:pPr>
        <w:shd w:val="clear" w:color="auto" w:fill="FFFFFF"/>
        <w:ind w:left="1980"/>
      </w:pPr>
      <w:r>
        <w:t>“python Exclude_snps_and_make_new_vcf_6-22-2022.py -v Control_synonymous</w:t>
      </w:r>
      <w:r w:rsidR="00661A16">
        <w:t>_</w:t>
      </w:r>
      <w:r>
        <w:t>QC2.vcf -o Control_synonymous</w:t>
      </w:r>
      <w:r w:rsidR="00661A16">
        <w:t>_</w:t>
      </w:r>
      <w:r>
        <w:t>QC</w:t>
      </w:r>
      <w:r w:rsidR="00661A16">
        <w:t>3</w:t>
      </w:r>
      <w:r>
        <w:t xml:space="preserve">.vcf -m Control_synonymous.QC3.excluded_more_info.txt -s </w:t>
      </w:r>
      <w:r w:rsidR="0069197B" w:rsidRPr="005A5866">
        <w:t>Case_synonymous.AC0_excluded_snplist.txt</w:t>
      </w:r>
      <w:r w:rsidR="0069197B">
        <w:t>”</w:t>
      </w:r>
    </w:p>
    <w:p w14:paraId="4A9A26B3" w14:textId="362B633C" w:rsidR="009F1C91" w:rsidRDefault="009F1C91" w:rsidP="009F1C91">
      <w:pPr>
        <w:rPr>
          <w:b/>
          <w:bCs/>
        </w:rPr>
      </w:pPr>
      <w:bookmarkStart w:id="159" w:name="OLE_LINK256"/>
      <w:bookmarkStart w:id="160" w:name="OLE_LINK257"/>
      <w:r>
        <w:rPr>
          <w:b/>
          <w:bCs/>
        </w:rPr>
        <w:t>QC</w:t>
      </w:r>
      <w:r w:rsidR="00F43C93">
        <w:rPr>
          <w:b/>
          <w:bCs/>
        </w:rPr>
        <w:t>4</w:t>
      </w:r>
      <w:r w:rsidRPr="00ED6CB9">
        <w:rPr>
          <w:b/>
          <w:bCs/>
        </w:rPr>
        <w:t xml:space="preserve">: </w:t>
      </w:r>
      <w:r>
        <w:rPr>
          <w:b/>
          <w:bCs/>
        </w:rPr>
        <w:t xml:space="preserve">Filter by quality by Depth </w:t>
      </w:r>
    </w:p>
    <w:p w14:paraId="16CB8F40" w14:textId="77777777" w:rsidR="009F1C91" w:rsidRPr="00552568" w:rsidRDefault="009F1C91" w:rsidP="009F1C91">
      <w:r w:rsidRPr="00ED16C8">
        <w:rPr>
          <w:b/>
          <w:bCs/>
        </w:rPr>
        <w:t>Aim</w:t>
      </w:r>
      <w:r w:rsidRPr="00552568">
        <w:t xml:space="preserve">: </w:t>
      </w:r>
      <w:r>
        <w:t>Retain variant with Quality by Depth (QD) &gt;2.</w:t>
      </w:r>
      <w:r>
        <w:br/>
      </w:r>
      <w:r w:rsidRPr="00ED16C8">
        <w:rPr>
          <w:b/>
          <w:bCs/>
        </w:rPr>
        <w:t>Rationale:</w:t>
      </w:r>
      <w:r>
        <w:t xml:space="preserve"> </w:t>
      </w:r>
      <w:r w:rsidRPr="00ED16C8">
        <w:t>QD is the ratio of the variant quality score (QUAL) to the total number of reads (depth of coverage) supporting the variant call</w:t>
      </w:r>
      <w:r>
        <w:t>, and it is used to estimate the confidence of a variant call</w:t>
      </w:r>
      <w:r w:rsidRPr="00ED16C8">
        <w:t>.</w:t>
      </w:r>
      <w:r>
        <w:t xml:space="preserve"> By using a hard cut-off of QD &gt; 2, we can filter out variants with low QC scores, which may be due to sequencing or alignment error. </w:t>
      </w:r>
      <w:r w:rsidRPr="00ED16C8">
        <w:t xml:space="preserve">This helps to ensure that only high-quality variants </w:t>
      </w:r>
      <w:bookmarkStart w:id="161" w:name="OLE_LINK15"/>
      <w:bookmarkStart w:id="162" w:name="OLE_LINK16"/>
      <w:r w:rsidRPr="00ED16C8">
        <w:t xml:space="preserve">are included in </w:t>
      </w:r>
      <w:bookmarkStart w:id="163" w:name="OLE_LINK13"/>
      <w:bookmarkStart w:id="164" w:name="OLE_LINK14"/>
      <w:r w:rsidRPr="00ED16C8">
        <w:t>downstream analyses.</w:t>
      </w:r>
    </w:p>
    <w:bookmarkEnd w:id="159"/>
    <w:bookmarkEnd w:id="160"/>
    <w:bookmarkEnd w:id="161"/>
    <w:bookmarkEnd w:id="162"/>
    <w:bookmarkEnd w:id="163"/>
    <w:bookmarkEnd w:id="164"/>
    <w:p w14:paraId="1A434525" w14:textId="77777777" w:rsidR="009F1C91" w:rsidRDefault="009F1C91" w:rsidP="009F1C91">
      <w:pPr>
        <w:pStyle w:val="ListParagraph"/>
        <w:numPr>
          <w:ilvl w:val="0"/>
          <w:numId w:val="19"/>
        </w:numPr>
        <w:shd w:val="clear" w:color="auto" w:fill="FFFFFF"/>
      </w:pPr>
      <w:r>
        <w:t xml:space="preserve">Requirements: </w:t>
      </w:r>
    </w:p>
    <w:p w14:paraId="21C06D71" w14:textId="77777777" w:rsidR="009F1C91" w:rsidRDefault="009F1C91" w:rsidP="009F1C91">
      <w:pPr>
        <w:pStyle w:val="ListParagraph"/>
        <w:numPr>
          <w:ilvl w:val="1"/>
          <w:numId w:val="19"/>
        </w:numPr>
        <w:shd w:val="clear" w:color="auto" w:fill="FFFFFF"/>
      </w:pPr>
      <w:r>
        <w:t>Python v3.7 (running environment)</w:t>
      </w:r>
    </w:p>
    <w:p w14:paraId="6E334916" w14:textId="64DB7354" w:rsidR="009F1C91" w:rsidRDefault="00F43C93" w:rsidP="009F1C91">
      <w:pPr>
        <w:pStyle w:val="ListParagraph"/>
        <w:numPr>
          <w:ilvl w:val="1"/>
          <w:numId w:val="19"/>
        </w:numPr>
        <w:shd w:val="clear" w:color="auto" w:fill="FFFFFF"/>
      </w:pPr>
      <w:r>
        <w:t>QC4</w:t>
      </w:r>
      <w:r w:rsidR="009F1C91" w:rsidRPr="008F7735">
        <w:t>_</w:t>
      </w:r>
      <w:r w:rsidR="009F1C91">
        <w:t>g</w:t>
      </w:r>
      <w:r w:rsidR="009F1C91" w:rsidRPr="008F7735">
        <w:t xml:space="preserve">et_QD_Exclusion_SNPlist_10-27-2022.py </w:t>
      </w:r>
      <w:r w:rsidR="009F1C91">
        <w:t>(Appendix 2: TRAPD Script)</w:t>
      </w:r>
    </w:p>
    <w:p w14:paraId="4087C44F" w14:textId="77777777" w:rsidR="009F1C91" w:rsidRDefault="009F1C91" w:rsidP="009F1C91">
      <w:pPr>
        <w:pStyle w:val="ListParagraph"/>
        <w:numPr>
          <w:ilvl w:val="0"/>
          <w:numId w:val="19"/>
        </w:numPr>
        <w:shd w:val="clear" w:color="auto" w:fill="FFFFFF"/>
      </w:pPr>
      <w:r>
        <w:t>Input:</w:t>
      </w:r>
    </w:p>
    <w:p w14:paraId="3382D328" w14:textId="64B2EC68" w:rsidR="009F1C91" w:rsidRDefault="009F1C91" w:rsidP="009F1C91">
      <w:pPr>
        <w:pStyle w:val="ListParagraph"/>
        <w:numPr>
          <w:ilvl w:val="1"/>
          <w:numId w:val="19"/>
        </w:numPr>
        <w:shd w:val="clear" w:color="auto" w:fill="FFFFFF"/>
      </w:pPr>
      <w:bookmarkStart w:id="165" w:name="OLE_LINK141"/>
      <w:bookmarkStart w:id="166" w:name="OLE_LINK142"/>
      <w:r>
        <w:t>Case_synonymous_</w:t>
      </w:r>
      <w:r w:rsidR="00F43C93">
        <w:t>QC3</w:t>
      </w:r>
      <w:r>
        <w:t>.vcf</w:t>
      </w:r>
    </w:p>
    <w:bookmarkEnd w:id="165"/>
    <w:bookmarkEnd w:id="166"/>
    <w:p w14:paraId="3CEB71CF" w14:textId="69B2782D" w:rsidR="009F1C91" w:rsidRDefault="009F1C91" w:rsidP="009F1C91">
      <w:pPr>
        <w:pStyle w:val="ListParagraph"/>
        <w:numPr>
          <w:ilvl w:val="1"/>
          <w:numId w:val="19"/>
        </w:numPr>
        <w:shd w:val="clear" w:color="auto" w:fill="FFFFFF"/>
      </w:pPr>
      <w:del w:id="167" w:author="He, Wen" w:date="2023-03-28T23:40:00Z">
        <w:r w:rsidRPr="00D15F96" w:rsidDel="003F6AA5">
          <w:delText xml:space="preserve">Control_ </w:delText>
        </w:r>
        <w:r w:rsidDel="003F6AA5">
          <w:delText>syno</w:delText>
        </w:r>
      </w:del>
      <w:ins w:id="168" w:author="He, Wen" w:date="2023-03-28T23:40:00Z">
        <w:r w:rsidR="003F6AA5">
          <w:t>Control_syno</w:t>
        </w:r>
      </w:ins>
      <w:r>
        <w:t>nymous</w:t>
      </w:r>
      <w:r w:rsidRPr="00D15F96">
        <w:t>_</w:t>
      </w:r>
      <w:r w:rsidR="00F43C93">
        <w:t>QC3</w:t>
      </w:r>
      <w:r w:rsidRPr="00D15F96">
        <w:t>.vc</w:t>
      </w:r>
      <w:r>
        <w:t>f</w:t>
      </w:r>
    </w:p>
    <w:p w14:paraId="2F79E898" w14:textId="77777777" w:rsidR="009F1C91" w:rsidRDefault="009F1C91" w:rsidP="009F1C91">
      <w:pPr>
        <w:pStyle w:val="ListParagraph"/>
        <w:numPr>
          <w:ilvl w:val="0"/>
          <w:numId w:val="19"/>
        </w:numPr>
        <w:shd w:val="clear" w:color="auto" w:fill="FFFFFF"/>
      </w:pPr>
      <w:r>
        <w:t>Output:</w:t>
      </w:r>
    </w:p>
    <w:p w14:paraId="72DCD340" w14:textId="3EAD4762" w:rsidR="009F1C91" w:rsidRDefault="009F1C91" w:rsidP="009F1C91">
      <w:pPr>
        <w:pStyle w:val="ListParagraph"/>
        <w:numPr>
          <w:ilvl w:val="1"/>
          <w:numId w:val="19"/>
        </w:numPr>
        <w:shd w:val="clear" w:color="auto" w:fill="FFFFFF"/>
      </w:pPr>
      <w:r>
        <w:t>Case_synonymous_</w:t>
      </w:r>
      <w:r w:rsidR="00F43C93">
        <w:t>QC4</w:t>
      </w:r>
      <w:r>
        <w:t>.vcf</w:t>
      </w:r>
    </w:p>
    <w:p w14:paraId="1CA13BC2" w14:textId="7EB94AA2" w:rsidR="009F1C91" w:rsidRPr="00D15F96" w:rsidRDefault="009F1C91" w:rsidP="009F1C91">
      <w:pPr>
        <w:pStyle w:val="ListParagraph"/>
        <w:numPr>
          <w:ilvl w:val="1"/>
          <w:numId w:val="19"/>
        </w:numPr>
        <w:shd w:val="clear" w:color="auto" w:fill="FFFFFF"/>
      </w:pPr>
      <w:del w:id="169" w:author="He, Wen" w:date="2023-03-28T23:40:00Z">
        <w:r w:rsidRPr="00D15F96" w:rsidDel="003F6AA5">
          <w:delText xml:space="preserve">Control_ </w:delText>
        </w:r>
        <w:r w:rsidDel="003F6AA5">
          <w:delText>syno</w:delText>
        </w:r>
      </w:del>
      <w:ins w:id="170" w:author="He, Wen" w:date="2023-03-28T23:40:00Z">
        <w:r w:rsidR="003F6AA5">
          <w:t>Control_syno</w:t>
        </w:r>
      </w:ins>
      <w:r>
        <w:t>nymous</w:t>
      </w:r>
      <w:r w:rsidRPr="00D15F96">
        <w:t>_</w:t>
      </w:r>
      <w:r w:rsidR="00F43C93">
        <w:t>QC4</w:t>
      </w:r>
      <w:r w:rsidRPr="00D15F96">
        <w:t>.vcf</w:t>
      </w:r>
    </w:p>
    <w:p w14:paraId="707E3E8A" w14:textId="77777777" w:rsidR="009F1C91" w:rsidRDefault="009F1C91" w:rsidP="009F1C91">
      <w:pPr>
        <w:pStyle w:val="ListParagraph"/>
        <w:shd w:val="clear" w:color="auto" w:fill="FFFFFF"/>
      </w:pPr>
    </w:p>
    <w:p w14:paraId="363235C2" w14:textId="77777777" w:rsidR="009F1C91" w:rsidRDefault="009F1C91" w:rsidP="009F1C91">
      <w:pPr>
        <w:pStyle w:val="ListParagraph"/>
        <w:numPr>
          <w:ilvl w:val="0"/>
          <w:numId w:val="19"/>
        </w:numPr>
        <w:shd w:val="clear" w:color="auto" w:fill="FFFFFF"/>
      </w:pPr>
      <w:r w:rsidRPr="00A0555C">
        <w:t>Command lines to run:</w:t>
      </w:r>
    </w:p>
    <w:p w14:paraId="3F45369B" w14:textId="77777777" w:rsidR="009F1C91" w:rsidRDefault="009F1C91" w:rsidP="009F1C91">
      <w:pPr>
        <w:pStyle w:val="ListParagraph"/>
        <w:numPr>
          <w:ilvl w:val="1"/>
          <w:numId w:val="19"/>
        </w:numPr>
        <w:shd w:val="clear" w:color="auto" w:fill="FFFFFF"/>
      </w:pPr>
      <w:r>
        <w:t>Generate exclusion list.</w:t>
      </w:r>
    </w:p>
    <w:p w14:paraId="5D4CBE0F" w14:textId="02FB511A" w:rsidR="009F1C91" w:rsidRDefault="009F1C91" w:rsidP="009F1C91">
      <w:pPr>
        <w:shd w:val="clear" w:color="auto" w:fill="FFFFFF"/>
        <w:ind w:left="1980"/>
      </w:pPr>
      <w:r w:rsidRPr="00A0555C">
        <w:t xml:space="preserve">“python </w:t>
      </w:r>
      <w:r w:rsidR="00F43C93">
        <w:t>QC4</w:t>
      </w:r>
      <w:r w:rsidRPr="00A0555C">
        <w:t xml:space="preserve">_Get_QD_Exclusion_SNPlist_10-27-2022.py -v </w:t>
      </w:r>
      <w:bookmarkStart w:id="171" w:name="OLE_LINK143"/>
      <w:bookmarkStart w:id="172" w:name="OLE_LINK144"/>
      <w:r>
        <w:t>Case_synonymous_</w:t>
      </w:r>
      <w:bookmarkEnd w:id="171"/>
      <w:bookmarkEnd w:id="172"/>
      <w:r w:rsidR="00F43C93">
        <w:t>QC3</w:t>
      </w:r>
      <w:r>
        <w:t xml:space="preserve">.vcf </w:t>
      </w:r>
      <w:r w:rsidRPr="00A0555C">
        <w:t>-</w:t>
      </w:r>
      <w:proofErr w:type="spellStart"/>
      <w:r w:rsidRPr="00A0555C">
        <w:t>i</w:t>
      </w:r>
      <w:proofErr w:type="spellEnd"/>
      <w:r w:rsidRPr="00A0555C">
        <w:t xml:space="preserve"> </w:t>
      </w:r>
      <w:r>
        <w:t>Case_synonymous_</w:t>
      </w:r>
      <w:r w:rsidR="00F43C93">
        <w:t>QC4</w:t>
      </w:r>
      <w:r w:rsidRPr="00A0555C">
        <w:t xml:space="preserve">.snps_to_include.txt -e </w:t>
      </w:r>
      <w:r>
        <w:t>Case_synonymous_</w:t>
      </w:r>
      <w:r w:rsidR="00F43C93">
        <w:t>QC4</w:t>
      </w:r>
      <w:r>
        <w:t>.</w:t>
      </w:r>
      <w:r w:rsidRPr="00A0555C">
        <w:t xml:space="preserve">snps_to_exclude.txt -m </w:t>
      </w:r>
      <w:r>
        <w:t>Case_synonymous_</w:t>
      </w:r>
      <w:r w:rsidR="00F43C93">
        <w:t>QC4</w:t>
      </w:r>
      <w:r>
        <w:t>.</w:t>
      </w:r>
      <w:r w:rsidRPr="00A0555C">
        <w:t>excludedmoreinfo.txt --</w:t>
      </w:r>
      <w:proofErr w:type="spellStart"/>
      <w:r w:rsidRPr="00A0555C">
        <w:t>filterval</w:t>
      </w:r>
      <w:proofErr w:type="spellEnd"/>
      <w:r w:rsidRPr="00A0555C">
        <w:t xml:space="preserve"> 2”</w:t>
      </w:r>
    </w:p>
    <w:p w14:paraId="642438E9" w14:textId="39D84A09" w:rsidR="009F1C91" w:rsidRDefault="009F1C91" w:rsidP="009F1C91">
      <w:pPr>
        <w:shd w:val="clear" w:color="auto" w:fill="FFFFFF"/>
        <w:ind w:left="1980"/>
      </w:pPr>
      <w:r w:rsidRPr="00A0555C">
        <w:t xml:space="preserve">“python </w:t>
      </w:r>
      <w:r w:rsidR="00F43C93">
        <w:t>QC4</w:t>
      </w:r>
      <w:r w:rsidRPr="00A0555C">
        <w:t xml:space="preserve">_Get_QD_Exclusion_SNPlist_10-27-2022.py -v </w:t>
      </w:r>
      <w:r>
        <w:t>Control_synonymous_</w:t>
      </w:r>
      <w:r w:rsidR="00F43C93">
        <w:t>QC3</w:t>
      </w:r>
      <w:r>
        <w:t xml:space="preserve">.vcf </w:t>
      </w:r>
      <w:r w:rsidRPr="00A0555C">
        <w:t>-</w:t>
      </w:r>
      <w:proofErr w:type="spellStart"/>
      <w:r w:rsidRPr="00A0555C">
        <w:t>i</w:t>
      </w:r>
      <w:proofErr w:type="spellEnd"/>
      <w:r w:rsidRPr="00A0555C">
        <w:t xml:space="preserve"> </w:t>
      </w:r>
      <w:r>
        <w:t>Control_synonymous_</w:t>
      </w:r>
      <w:r w:rsidR="00F43C93">
        <w:t>QC4</w:t>
      </w:r>
      <w:r w:rsidRPr="00A0555C">
        <w:t xml:space="preserve">.snps_to_include.txt -e </w:t>
      </w:r>
      <w:r>
        <w:lastRenderedPageBreak/>
        <w:t>Control_synonymous_</w:t>
      </w:r>
      <w:r w:rsidR="00F43C93">
        <w:t>QC4</w:t>
      </w:r>
      <w:r>
        <w:t>.</w:t>
      </w:r>
      <w:r w:rsidRPr="00A0555C">
        <w:t xml:space="preserve">snps_to_exclude.txt -m </w:t>
      </w:r>
      <w:r>
        <w:t>Control_synonymous_</w:t>
      </w:r>
      <w:r w:rsidR="00F43C93">
        <w:t>QC4</w:t>
      </w:r>
      <w:r>
        <w:t>.</w:t>
      </w:r>
      <w:r w:rsidRPr="00A0555C">
        <w:t>excludedmoreinfo.txt --</w:t>
      </w:r>
      <w:proofErr w:type="spellStart"/>
      <w:r w:rsidRPr="00A0555C">
        <w:t>filterval</w:t>
      </w:r>
      <w:proofErr w:type="spellEnd"/>
      <w:r w:rsidRPr="00A0555C">
        <w:t xml:space="preserve"> 2”</w:t>
      </w:r>
    </w:p>
    <w:p w14:paraId="5CA83F53" w14:textId="77777777" w:rsidR="009F1C91" w:rsidRDefault="009F1C91" w:rsidP="009F1C91">
      <w:pPr>
        <w:pStyle w:val="ListParagraph"/>
        <w:numPr>
          <w:ilvl w:val="1"/>
          <w:numId w:val="19"/>
        </w:numPr>
        <w:shd w:val="clear" w:color="auto" w:fill="FFFFFF"/>
      </w:pPr>
      <w:r w:rsidRPr="00ED6C69">
        <w:t xml:space="preserve">Combine the </w:t>
      </w:r>
      <w:r>
        <w:t xml:space="preserve">above </w:t>
      </w:r>
      <w:r w:rsidRPr="00ED6C69">
        <w:t>exclusion list</w:t>
      </w:r>
      <w:r>
        <w:t>.</w:t>
      </w:r>
    </w:p>
    <w:p w14:paraId="3D923695" w14:textId="6AD6A0CE" w:rsidR="009F1C91" w:rsidRDefault="009F1C91" w:rsidP="009F1C91">
      <w:pPr>
        <w:shd w:val="clear" w:color="auto" w:fill="FFFFFF"/>
        <w:ind w:left="1980"/>
      </w:pPr>
      <w:r>
        <w:t>“</w:t>
      </w:r>
      <w:r w:rsidRPr="008B24C7">
        <w:t>cat Case_</w:t>
      </w:r>
      <w:r>
        <w:t>synonymous</w:t>
      </w:r>
      <w:r w:rsidRPr="008B24C7">
        <w:t>_</w:t>
      </w:r>
      <w:r w:rsidR="00F43C93">
        <w:t>QC4</w:t>
      </w:r>
      <w:r w:rsidRPr="008B24C7">
        <w:t>.snps_to_exclude.txt Control_</w:t>
      </w:r>
      <w:r>
        <w:t>synonymous</w:t>
      </w:r>
      <w:r w:rsidRPr="008B24C7">
        <w:t>_</w:t>
      </w:r>
      <w:r w:rsidR="00F43C93">
        <w:t>QC4</w:t>
      </w:r>
      <w:r w:rsidRPr="008B24C7">
        <w:t xml:space="preserve">.snps_to_exclude.txt &gt; </w:t>
      </w:r>
      <w:r w:rsidR="00F43C93">
        <w:t>QC4</w:t>
      </w:r>
      <w:r w:rsidRPr="008B24C7">
        <w:t>_</w:t>
      </w:r>
      <w:r>
        <w:t>synonymous</w:t>
      </w:r>
      <w:r w:rsidRPr="008B24C7">
        <w:t>_exlcusion_list.txt</w:t>
      </w:r>
      <w:r>
        <w:t>”</w:t>
      </w:r>
    </w:p>
    <w:p w14:paraId="2D44CD65" w14:textId="77777777" w:rsidR="009F1C91" w:rsidRDefault="009F1C91" w:rsidP="009F1C91">
      <w:pPr>
        <w:pStyle w:val="ListParagraph"/>
        <w:numPr>
          <w:ilvl w:val="1"/>
          <w:numId w:val="19"/>
        </w:numPr>
        <w:shd w:val="clear" w:color="auto" w:fill="FFFFFF"/>
      </w:pPr>
      <w:r w:rsidRPr="00ED6C69">
        <w:t>Exclude from both case and control</w:t>
      </w:r>
      <w:r>
        <w:t>.</w:t>
      </w:r>
    </w:p>
    <w:p w14:paraId="4388584F" w14:textId="5A456495" w:rsidR="009F1C91" w:rsidRDefault="009F1C91" w:rsidP="009F1C91">
      <w:pPr>
        <w:shd w:val="clear" w:color="auto" w:fill="FFFFFF"/>
        <w:ind w:left="1980"/>
      </w:pPr>
      <w:r>
        <w:t>“python Exclude_snps_and_make_new_vcf_6-22-2022.py -v Case_synonymous_</w:t>
      </w:r>
      <w:r w:rsidR="00F43C93">
        <w:t>QC3</w:t>
      </w:r>
      <w:r>
        <w:t>.vcf -o Case_synonymous_</w:t>
      </w:r>
      <w:r w:rsidR="00F43C93">
        <w:t>QC4</w:t>
      </w:r>
      <w:r>
        <w:t>.vcf -m Case_synonymous.</w:t>
      </w:r>
      <w:r w:rsidR="00F43C93">
        <w:t>QC4</w:t>
      </w:r>
      <w:r>
        <w:t xml:space="preserve">.excluded_more_info.txt -s </w:t>
      </w:r>
      <w:r w:rsidR="00F43C93">
        <w:t>QC4</w:t>
      </w:r>
      <w:r>
        <w:t>_synonymous_exclusion_list.txt”</w:t>
      </w:r>
    </w:p>
    <w:p w14:paraId="60B0A683" w14:textId="6B69258D" w:rsidR="009F1C91" w:rsidRDefault="009F1C91" w:rsidP="009F1C91">
      <w:pPr>
        <w:shd w:val="clear" w:color="auto" w:fill="FFFFFF"/>
        <w:ind w:left="1980"/>
      </w:pPr>
      <w:r>
        <w:t>“python Exclude_snps_and_make_new_vcf_6-22-2022.py -v Control_synonymous_</w:t>
      </w:r>
      <w:r w:rsidR="00F43C93">
        <w:t>QC3</w:t>
      </w:r>
      <w:r>
        <w:t>.vcf -o Control_synonymous_</w:t>
      </w:r>
      <w:r w:rsidR="00F43C93">
        <w:t>QC4</w:t>
      </w:r>
      <w:r>
        <w:t>.vcf -m Control_synonymous.</w:t>
      </w:r>
      <w:r w:rsidR="00F43C93">
        <w:t>QC4</w:t>
      </w:r>
      <w:r>
        <w:t xml:space="preserve">.excluded_more_info.txt -s </w:t>
      </w:r>
      <w:r w:rsidR="00F43C93">
        <w:t>QC4</w:t>
      </w:r>
      <w:r>
        <w:t>_synonymous_exclusion_list.txt”</w:t>
      </w:r>
    </w:p>
    <w:p w14:paraId="49CCD547" w14:textId="77777777" w:rsidR="00D500C7" w:rsidRDefault="00D500C7" w:rsidP="00552568">
      <w:pPr>
        <w:rPr>
          <w:b/>
          <w:bCs/>
        </w:rPr>
      </w:pPr>
    </w:p>
    <w:p w14:paraId="6995D0FA" w14:textId="11C4A742" w:rsidR="00552568" w:rsidRDefault="00552568" w:rsidP="00552568">
      <w:pPr>
        <w:rPr>
          <w:b/>
          <w:bCs/>
        </w:rPr>
      </w:pPr>
      <w:r>
        <w:rPr>
          <w:b/>
          <w:bCs/>
        </w:rPr>
        <w:t>QC</w:t>
      </w:r>
      <w:r w:rsidR="00F43C93">
        <w:rPr>
          <w:b/>
          <w:bCs/>
        </w:rPr>
        <w:t>5</w:t>
      </w:r>
      <w:r w:rsidRPr="00ED6CB9">
        <w:rPr>
          <w:b/>
          <w:bCs/>
        </w:rPr>
        <w:t>:</w:t>
      </w:r>
      <w:r>
        <w:rPr>
          <w:b/>
          <w:bCs/>
        </w:rPr>
        <w:t xml:space="preserve"> </w:t>
      </w:r>
      <w:r w:rsidR="00441157">
        <w:rPr>
          <w:b/>
          <w:bCs/>
        </w:rPr>
        <w:t>Allele Balance</w:t>
      </w:r>
    </w:p>
    <w:p w14:paraId="748B21BA" w14:textId="3C98C63C" w:rsidR="00415375" w:rsidRPr="00415375" w:rsidRDefault="00552568" w:rsidP="00ED6C69">
      <w:r w:rsidRPr="0069306A">
        <w:rPr>
          <w:b/>
          <w:bCs/>
        </w:rPr>
        <w:t>Aim</w:t>
      </w:r>
      <w:r w:rsidRPr="00552568">
        <w:t xml:space="preserve">: </w:t>
      </w:r>
      <w:r w:rsidR="00ED6C69">
        <w:t>This step only retains</w:t>
      </w:r>
      <w:r w:rsidR="00ED6C69" w:rsidRPr="00552568">
        <w:t xml:space="preserve"> </w:t>
      </w:r>
      <w:r w:rsidR="00ED6C69">
        <w:t xml:space="preserve">heterozygous variants </w:t>
      </w:r>
      <w:r w:rsidR="009B5941">
        <w:t xml:space="preserve">for which </w:t>
      </w:r>
      <w:r w:rsidR="00ED6C69">
        <w:t xml:space="preserve">98% </w:t>
      </w:r>
      <w:r w:rsidR="00D30854">
        <w:t xml:space="preserve">of </w:t>
      </w:r>
      <w:r w:rsidR="00ED6C69">
        <w:t xml:space="preserve">samples </w:t>
      </w:r>
      <w:r w:rsidR="009B5941">
        <w:t xml:space="preserve">in the cohort </w:t>
      </w:r>
      <w:r w:rsidR="00415375">
        <w:t>meet the criteria of</w:t>
      </w:r>
      <w:r w:rsidR="00ED6C69">
        <w:t xml:space="preserve"> normal allele balance</w:t>
      </w:r>
      <w:r w:rsidR="00415375">
        <w:t xml:space="preserve"> (0.2&lt;AB&lt;0.8).</w:t>
      </w:r>
      <w:r w:rsidR="00415375">
        <w:br/>
      </w:r>
      <w:r w:rsidR="00415375" w:rsidRPr="00415375">
        <w:rPr>
          <w:b/>
          <w:bCs/>
        </w:rPr>
        <w:t>Rationale:</w:t>
      </w:r>
      <w:r w:rsidR="00415375">
        <w:t xml:space="preserve"> </w:t>
      </w:r>
      <w:r w:rsidR="00415375" w:rsidRPr="00ED6C69">
        <w:rPr>
          <w:rFonts w:eastAsiaTheme="minorHAnsi"/>
        </w:rPr>
        <w:t>Allele balance</w:t>
      </w:r>
      <w:r w:rsidR="00415375">
        <w:rPr>
          <w:rFonts w:eastAsiaTheme="minorHAnsi"/>
        </w:rPr>
        <w:t xml:space="preserve"> (AB)</w:t>
      </w:r>
      <w:r w:rsidR="00415375" w:rsidRPr="00ED6C69">
        <w:rPr>
          <w:rFonts w:eastAsiaTheme="minorHAnsi"/>
        </w:rPr>
        <w:t xml:space="preserve"> is the ratio of altered allele counts</w:t>
      </w:r>
      <w:r w:rsidR="009B5941">
        <w:rPr>
          <w:rFonts w:eastAsiaTheme="minorHAnsi"/>
        </w:rPr>
        <w:t xml:space="preserve"> to the total number of alleles</w:t>
      </w:r>
      <w:r w:rsidR="00415375" w:rsidRPr="00ED6C69">
        <w:rPr>
          <w:rFonts w:eastAsiaTheme="minorHAnsi"/>
        </w:rPr>
        <w:t xml:space="preserve">. </w:t>
      </w:r>
      <w:r w:rsidR="009B5941">
        <w:rPr>
          <w:rFonts w:eastAsiaTheme="minorHAnsi"/>
        </w:rPr>
        <w:t xml:space="preserve">For </w:t>
      </w:r>
      <w:r w:rsidR="00415375" w:rsidRPr="00ED6C69">
        <w:rPr>
          <w:rFonts w:eastAsiaTheme="minorHAnsi"/>
        </w:rPr>
        <w:t>heterozygous</w:t>
      </w:r>
      <w:r w:rsidR="009B5941">
        <w:rPr>
          <w:rFonts w:eastAsiaTheme="minorHAnsi"/>
        </w:rPr>
        <w:t xml:space="preserve"> variants, AB is expected to be 0.5</w:t>
      </w:r>
      <w:r w:rsidR="00415375" w:rsidRPr="00ED6C69">
        <w:rPr>
          <w:rFonts w:eastAsiaTheme="minorHAnsi"/>
        </w:rPr>
        <w:t xml:space="preserve"> </w:t>
      </w:r>
      <w:r w:rsidR="009B5941">
        <w:t xml:space="preserve">but can vary </w:t>
      </w:r>
      <w:r w:rsidR="00415375">
        <w:t>between 0.2 to 0.8.</w:t>
      </w:r>
    </w:p>
    <w:p w14:paraId="2ADB8740" w14:textId="77777777" w:rsidR="00552568" w:rsidRDefault="00552568" w:rsidP="00552568">
      <w:pPr>
        <w:pStyle w:val="ListParagraph"/>
        <w:numPr>
          <w:ilvl w:val="0"/>
          <w:numId w:val="17"/>
        </w:numPr>
        <w:shd w:val="clear" w:color="auto" w:fill="FFFFFF"/>
      </w:pPr>
      <w:r>
        <w:t xml:space="preserve">Requirements: </w:t>
      </w:r>
    </w:p>
    <w:p w14:paraId="42E06E4D" w14:textId="3ADE5C95" w:rsidR="00552568" w:rsidRDefault="00F43C93" w:rsidP="00552568">
      <w:pPr>
        <w:pStyle w:val="ListParagraph"/>
        <w:numPr>
          <w:ilvl w:val="1"/>
          <w:numId w:val="17"/>
        </w:numPr>
        <w:shd w:val="clear" w:color="auto" w:fill="FFFFFF"/>
      </w:pPr>
      <w:r>
        <w:t>QC5</w:t>
      </w:r>
      <w:r w:rsidR="00661A16" w:rsidRPr="00197264">
        <w:t>_</w:t>
      </w:r>
      <w:r w:rsidR="00163845">
        <w:t>g</w:t>
      </w:r>
      <w:r w:rsidR="00661A16" w:rsidRPr="00197264">
        <w:t xml:space="preserve">et_Allele_Balance_Exclusion_List_6-22-2022.py </w:t>
      </w:r>
      <w:r w:rsidR="00552568">
        <w:t>(Appendix 2: TRAPD Script)</w:t>
      </w:r>
    </w:p>
    <w:p w14:paraId="79D4258A" w14:textId="005EFAA0" w:rsidR="00441157" w:rsidRDefault="00441157" w:rsidP="00441157">
      <w:pPr>
        <w:pStyle w:val="ListParagraph"/>
        <w:numPr>
          <w:ilvl w:val="1"/>
          <w:numId w:val="17"/>
        </w:numPr>
        <w:shd w:val="clear" w:color="auto" w:fill="FFFFFF"/>
      </w:pPr>
      <w:bookmarkStart w:id="173" w:name="OLE_LINK117"/>
      <w:bookmarkStart w:id="174" w:name="OLE_LINK118"/>
      <w:r>
        <w:t>Python v3.7 (running environment)</w:t>
      </w:r>
    </w:p>
    <w:bookmarkEnd w:id="173"/>
    <w:bookmarkEnd w:id="174"/>
    <w:p w14:paraId="36F467D3" w14:textId="1454A6EF" w:rsidR="00552568" w:rsidRDefault="00552568" w:rsidP="00552568">
      <w:pPr>
        <w:pStyle w:val="ListParagraph"/>
        <w:numPr>
          <w:ilvl w:val="0"/>
          <w:numId w:val="17"/>
        </w:numPr>
        <w:shd w:val="clear" w:color="auto" w:fill="FFFFFF"/>
      </w:pPr>
      <w:r>
        <w:t>Input:</w:t>
      </w:r>
    </w:p>
    <w:p w14:paraId="3CE838DF" w14:textId="08976C01" w:rsidR="00441157" w:rsidRDefault="00441157" w:rsidP="00441157">
      <w:pPr>
        <w:pStyle w:val="ListParagraph"/>
        <w:numPr>
          <w:ilvl w:val="1"/>
          <w:numId w:val="17"/>
        </w:numPr>
        <w:shd w:val="clear" w:color="auto" w:fill="FFFFFF"/>
      </w:pPr>
      <w:bookmarkStart w:id="175" w:name="OLE_LINK109"/>
      <w:bookmarkStart w:id="176" w:name="OLE_LINK110"/>
      <w:r>
        <w:t>Case_</w:t>
      </w:r>
      <w:r w:rsidR="005A5866">
        <w:t>synonymous</w:t>
      </w:r>
      <w:r>
        <w:t>_</w:t>
      </w:r>
      <w:r w:rsidR="00F43C93">
        <w:t>QC4</w:t>
      </w:r>
      <w:r>
        <w:t>.vcf</w:t>
      </w:r>
    </w:p>
    <w:p w14:paraId="0E94D9A5" w14:textId="25712576" w:rsidR="00441157" w:rsidRDefault="00441157" w:rsidP="00441157">
      <w:pPr>
        <w:pStyle w:val="ListParagraph"/>
        <w:numPr>
          <w:ilvl w:val="1"/>
          <w:numId w:val="17"/>
        </w:numPr>
        <w:shd w:val="clear" w:color="auto" w:fill="FFFFFF"/>
      </w:pPr>
      <w:del w:id="177" w:author="He, Wen" w:date="2023-03-28T23:40:00Z">
        <w:r w:rsidDel="003F6AA5">
          <w:delText>Control_</w:delText>
        </w:r>
        <w:r w:rsidRPr="00552568" w:rsidDel="003F6AA5">
          <w:delText xml:space="preserve"> </w:delText>
        </w:r>
        <w:r w:rsidR="005A5866" w:rsidDel="003F6AA5">
          <w:delText>syno</w:delText>
        </w:r>
      </w:del>
      <w:ins w:id="178" w:author="He, Wen" w:date="2023-03-28T23:40:00Z">
        <w:r w:rsidR="003F6AA5">
          <w:t>Control_syno</w:t>
        </w:r>
      </w:ins>
      <w:r w:rsidR="005A5866">
        <w:t>nymous</w:t>
      </w:r>
      <w:r>
        <w:t>_</w:t>
      </w:r>
      <w:r w:rsidR="00F43C93">
        <w:t>QC4</w:t>
      </w:r>
      <w:r>
        <w:t>.vcf</w:t>
      </w:r>
    </w:p>
    <w:bookmarkEnd w:id="175"/>
    <w:bookmarkEnd w:id="176"/>
    <w:p w14:paraId="593FDA0D" w14:textId="0104F510" w:rsidR="00552568" w:rsidRDefault="00552568" w:rsidP="00552568">
      <w:pPr>
        <w:pStyle w:val="ListParagraph"/>
        <w:numPr>
          <w:ilvl w:val="0"/>
          <w:numId w:val="17"/>
        </w:numPr>
        <w:shd w:val="clear" w:color="auto" w:fill="FFFFFF"/>
      </w:pPr>
      <w:r>
        <w:t>Output:</w:t>
      </w:r>
    </w:p>
    <w:p w14:paraId="70625FC8" w14:textId="1973064F" w:rsidR="00441157" w:rsidRDefault="00441157" w:rsidP="00441157">
      <w:pPr>
        <w:pStyle w:val="ListParagraph"/>
        <w:numPr>
          <w:ilvl w:val="1"/>
          <w:numId w:val="17"/>
        </w:numPr>
        <w:shd w:val="clear" w:color="auto" w:fill="FFFFFF"/>
      </w:pPr>
      <w:bookmarkStart w:id="179" w:name="OLE_LINK119"/>
      <w:bookmarkStart w:id="180" w:name="OLE_LINK120"/>
      <w:r>
        <w:t>Case_</w:t>
      </w:r>
      <w:r w:rsidR="005A5866">
        <w:t>synonymous</w:t>
      </w:r>
      <w:r>
        <w:t>_</w:t>
      </w:r>
      <w:r w:rsidR="00F43C93">
        <w:t>QC5</w:t>
      </w:r>
      <w:r>
        <w:t>.vcf</w:t>
      </w:r>
    </w:p>
    <w:p w14:paraId="363A29CD" w14:textId="7AC6CA88" w:rsidR="00441157" w:rsidRPr="00ED6C69" w:rsidRDefault="00441157" w:rsidP="00441157">
      <w:pPr>
        <w:pStyle w:val="ListParagraph"/>
        <w:numPr>
          <w:ilvl w:val="1"/>
          <w:numId w:val="17"/>
        </w:numPr>
        <w:shd w:val="clear" w:color="auto" w:fill="FFFFFF"/>
      </w:pPr>
      <w:r w:rsidRPr="00ED6C69">
        <w:t>Control_</w:t>
      </w:r>
      <w:r w:rsidR="005A5866">
        <w:t>s</w:t>
      </w:r>
      <w:r w:rsidR="00F77AF6">
        <w:t>ynonymous</w:t>
      </w:r>
      <w:r w:rsidRPr="00ED6C69">
        <w:t>_</w:t>
      </w:r>
      <w:r w:rsidR="00F43C93">
        <w:t>QC5</w:t>
      </w:r>
      <w:r w:rsidRPr="00ED6C69">
        <w:t>.vcf</w:t>
      </w:r>
    </w:p>
    <w:bookmarkEnd w:id="179"/>
    <w:bookmarkEnd w:id="180"/>
    <w:p w14:paraId="40558F44" w14:textId="1336F557" w:rsidR="00441157" w:rsidRDefault="00552568" w:rsidP="00441157">
      <w:pPr>
        <w:pStyle w:val="ListParagraph"/>
        <w:numPr>
          <w:ilvl w:val="0"/>
          <w:numId w:val="17"/>
        </w:numPr>
        <w:shd w:val="clear" w:color="auto" w:fill="FFFFFF"/>
      </w:pPr>
      <w:r w:rsidRPr="00ED6C69">
        <w:t>Command lines to run:</w:t>
      </w:r>
    </w:p>
    <w:p w14:paraId="13FF7281" w14:textId="712EF5ED" w:rsidR="00197264" w:rsidRDefault="00ED6C69" w:rsidP="00197264">
      <w:pPr>
        <w:pStyle w:val="ListParagraph"/>
        <w:numPr>
          <w:ilvl w:val="1"/>
          <w:numId w:val="17"/>
        </w:numPr>
        <w:shd w:val="clear" w:color="auto" w:fill="FFFFFF"/>
      </w:pPr>
      <w:r>
        <w:t xml:space="preserve">Get </w:t>
      </w:r>
      <w:r w:rsidR="00D30854">
        <w:t xml:space="preserve">the </w:t>
      </w:r>
      <w:r>
        <w:t xml:space="preserve">exclusion list for allele balance from </w:t>
      </w:r>
      <w:r w:rsidR="0022354E">
        <w:t>c</w:t>
      </w:r>
      <w:r>
        <w:t>ase</w:t>
      </w:r>
      <w:r w:rsidR="00D500C7">
        <w:t>:</w:t>
      </w:r>
    </w:p>
    <w:p w14:paraId="542C4580" w14:textId="41A9310B" w:rsidR="00197264" w:rsidRDefault="00197264" w:rsidP="00197264">
      <w:pPr>
        <w:shd w:val="clear" w:color="auto" w:fill="FFFFFF"/>
        <w:ind w:left="1980"/>
      </w:pPr>
      <w:r>
        <w:t>“</w:t>
      </w:r>
      <w:r w:rsidR="00787099" w:rsidRPr="00197264">
        <w:t xml:space="preserve">python </w:t>
      </w:r>
      <w:bookmarkStart w:id="181" w:name="OLE_LINK45"/>
      <w:bookmarkStart w:id="182" w:name="OLE_LINK46"/>
      <w:r w:rsidR="00F43C93">
        <w:t>QC5</w:t>
      </w:r>
      <w:r w:rsidR="00787099" w:rsidRPr="00197264">
        <w:t>_</w:t>
      </w:r>
      <w:r w:rsidR="00163845">
        <w:t>g</w:t>
      </w:r>
      <w:r w:rsidR="00787099" w:rsidRPr="00197264">
        <w:t xml:space="preserve">et_Allele_Balance_Exclusion_List_6-22-2022.py </w:t>
      </w:r>
      <w:bookmarkEnd w:id="181"/>
      <w:bookmarkEnd w:id="182"/>
      <w:r w:rsidR="00787099" w:rsidRPr="00197264">
        <w:t>-v Case_</w:t>
      </w:r>
      <w:r w:rsidR="005A5866">
        <w:t>synonymous</w:t>
      </w:r>
      <w:r w:rsidR="00787099">
        <w:t>_</w:t>
      </w:r>
      <w:r w:rsidR="00F43C93">
        <w:t>QC4</w:t>
      </w:r>
      <w:r w:rsidR="00787099" w:rsidRPr="00197264">
        <w:t>.vcf -o Case_</w:t>
      </w:r>
      <w:r w:rsidR="005A5866">
        <w:t>synonymous</w:t>
      </w:r>
      <w:r w:rsidR="00787099">
        <w:t>_</w:t>
      </w:r>
      <w:r w:rsidR="00F43C93">
        <w:t>QC5</w:t>
      </w:r>
      <w:r w:rsidR="00787099" w:rsidRPr="00197264">
        <w:t>_allele_balance.exclusion_snplist.txt -m Case_</w:t>
      </w:r>
      <w:r w:rsidR="005A5866">
        <w:t>synonymous</w:t>
      </w:r>
      <w:r w:rsidR="00525BEB">
        <w:t>_</w:t>
      </w:r>
      <w:r w:rsidR="00F43C93">
        <w:t>QC5</w:t>
      </w:r>
      <w:r w:rsidR="00525BEB">
        <w:t>_</w:t>
      </w:r>
      <w:r w:rsidR="00787099" w:rsidRPr="00197264">
        <w:t>allele_balance.exclusion.more_info.txt</w:t>
      </w:r>
      <w:r>
        <w:t>”</w:t>
      </w:r>
    </w:p>
    <w:p w14:paraId="60420F36" w14:textId="66C7E17D" w:rsidR="00787099" w:rsidRDefault="00ED6C69" w:rsidP="00787099">
      <w:pPr>
        <w:pStyle w:val="ListParagraph"/>
        <w:numPr>
          <w:ilvl w:val="1"/>
          <w:numId w:val="17"/>
        </w:numPr>
        <w:shd w:val="clear" w:color="auto" w:fill="FFFFFF"/>
      </w:pPr>
      <w:r w:rsidRPr="00ED6C69">
        <w:t>Exclude from both case and control</w:t>
      </w:r>
      <w:r w:rsidR="00D500C7">
        <w:t>:</w:t>
      </w:r>
    </w:p>
    <w:p w14:paraId="372ADADB" w14:textId="39781966" w:rsidR="00787099" w:rsidRDefault="00787099" w:rsidP="00525BEB">
      <w:pPr>
        <w:shd w:val="clear" w:color="auto" w:fill="FFFFFF"/>
        <w:ind w:left="1980"/>
      </w:pPr>
      <w:r>
        <w:lastRenderedPageBreak/>
        <w:t>“python Exclude_snps_and_make_new_vcf_6-22-2022.py -v Case_</w:t>
      </w:r>
      <w:r w:rsidR="005A5866">
        <w:t>synonymous</w:t>
      </w:r>
      <w:r>
        <w:t>_</w:t>
      </w:r>
      <w:r w:rsidR="00F43C93">
        <w:t>QC4</w:t>
      </w:r>
      <w:r>
        <w:t>.vcf -o Case_</w:t>
      </w:r>
      <w:r w:rsidR="005A5866">
        <w:t>synonymous</w:t>
      </w:r>
      <w:r>
        <w:t>_</w:t>
      </w:r>
      <w:r w:rsidR="00F43C93">
        <w:t>QC5</w:t>
      </w:r>
      <w:r>
        <w:t>.vcf -m Case_</w:t>
      </w:r>
      <w:r w:rsidR="005A5866">
        <w:t>synonymous</w:t>
      </w:r>
      <w:r>
        <w:t>_</w:t>
      </w:r>
      <w:r w:rsidR="00F43C93">
        <w:t>QC5</w:t>
      </w:r>
      <w:r>
        <w:t>.excluded_more_info.txt -s Case_</w:t>
      </w:r>
      <w:r w:rsidR="005A5866">
        <w:t>synonymous</w:t>
      </w:r>
      <w:r w:rsidR="00525BEB">
        <w:t>_</w:t>
      </w:r>
      <w:r w:rsidR="00F43C93">
        <w:t>QC5</w:t>
      </w:r>
      <w:r w:rsidR="00525BEB">
        <w:t>.</w:t>
      </w:r>
      <w:r>
        <w:t>allele_balance.exclusion_snplist.txt”</w:t>
      </w:r>
    </w:p>
    <w:p w14:paraId="47D74167" w14:textId="5FAAEC15" w:rsidR="00787099" w:rsidRDefault="00787099" w:rsidP="00787099">
      <w:pPr>
        <w:shd w:val="clear" w:color="auto" w:fill="FFFFFF"/>
        <w:ind w:left="1980"/>
      </w:pPr>
      <w:r>
        <w:t>“python Exclude_snps_and_make_new_vcf_6-22-2022.py -v Control_</w:t>
      </w:r>
      <w:r w:rsidR="005A5866">
        <w:t>synonymous</w:t>
      </w:r>
      <w:r>
        <w:t>_</w:t>
      </w:r>
      <w:r w:rsidR="00F43C93">
        <w:t>QC4</w:t>
      </w:r>
      <w:r>
        <w:t>.vcf -o Control_</w:t>
      </w:r>
      <w:r w:rsidR="005A5866">
        <w:t>synonymous</w:t>
      </w:r>
      <w:r>
        <w:t>_</w:t>
      </w:r>
      <w:r w:rsidR="00F43C93">
        <w:t>QC5</w:t>
      </w:r>
      <w:r>
        <w:t>.vcf -m Control_</w:t>
      </w:r>
      <w:r w:rsidR="005A5866">
        <w:t>synonymous</w:t>
      </w:r>
      <w:r>
        <w:t>_</w:t>
      </w:r>
      <w:r w:rsidR="00F43C93">
        <w:t>QC5</w:t>
      </w:r>
      <w:r>
        <w:t>.excluded_more_info.txt -s Case_</w:t>
      </w:r>
      <w:r w:rsidR="005A5866">
        <w:t>synonymous</w:t>
      </w:r>
      <w:r>
        <w:t>_</w:t>
      </w:r>
      <w:r w:rsidR="00F43C93">
        <w:t>QC5</w:t>
      </w:r>
      <w:r>
        <w:t>_allele_balance.exclusion_snplist.txt”</w:t>
      </w:r>
    </w:p>
    <w:p w14:paraId="6929577C" w14:textId="77777777" w:rsidR="0091746F" w:rsidRDefault="0091746F" w:rsidP="0091746F">
      <w:pPr>
        <w:rPr>
          <w:b/>
          <w:bCs/>
        </w:rPr>
      </w:pPr>
    </w:p>
    <w:p w14:paraId="7E596462" w14:textId="37BBA63D" w:rsidR="0091746F" w:rsidRDefault="00897565" w:rsidP="0091746F">
      <w:pPr>
        <w:rPr>
          <w:b/>
          <w:bCs/>
        </w:rPr>
      </w:pPr>
      <w:r>
        <w:rPr>
          <w:b/>
          <w:bCs/>
        </w:rPr>
        <w:t>Filter</w:t>
      </w:r>
      <w:r w:rsidR="00525BEB">
        <w:rPr>
          <w:b/>
          <w:bCs/>
        </w:rPr>
        <w:t>2</w:t>
      </w:r>
      <w:r w:rsidR="0091746F" w:rsidRPr="00EF0443">
        <w:rPr>
          <w:b/>
          <w:bCs/>
        </w:rPr>
        <w:t xml:space="preserve">: Filter by MAF in </w:t>
      </w:r>
      <w:proofErr w:type="spellStart"/>
      <w:r w:rsidR="0091746F" w:rsidRPr="00EF0443">
        <w:rPr>
          <w:b/>
          <w:bCs/>
        </w:rPr>
        <w:t>gnom</w:t>
      </w:r>
      <w:r w:rsidR="00D30854">
        <w:rPr>
          <w:b/>
          <w:bCs/>
        </w:rPr>
        <w:t>AD</w:t>
      </w:r>
      <w:proofErr w:type="spellEnd"/>
    </w:p>
    <w:p w14:paraId="296313EC" w14:textId="3C25B564" w:rsidR="008F3047" w:rsidRDefault="0091746F" w:rsidP="0091746F">
      <w:r w:rsidRPr="00415375">
        <w:rPr>
          <w:b/>
          <w:bCs/>
        </w:rPr>
        <w:t>Aim:</w:t>
      </w:r>
      <w:r w:rsidRPr="00552568">
        <w:t xml:space="preserve"> </w:t>
      </w:r>
      <w:r w:rsidR="008F3047">
        <w:t>Exclude</w:t>
      </w:r>
      <w:r w:rsidR="008F3047" w:rsidRPr="008F3047">
        <w:t xml:space="preserve"> variants with a MAF </w:t>
      </w:r>
      <w:r w:rsidR="008F3047">
        <w:t>&gt;</w:t>
      </w:r>
      <w:r w:rsidR="008F3047" w:rsidRPr="008F3047">
        <w:t xml:space="preserve"> % in </w:t>
      </w:r>
      <w:proofErr w:type="spellStart"/>
      <w:r w:rsidR="008F3047" w:rsidRPr="008F3047">
        <w:t>gnomAD</w:t>
      </w:r>
      <w:proofErr w:type="spellEnd"/>
      <w:r w:rsidR="008F3047" w:rsidRPr="008F3047">
        <w:t xml:space="preserve"> v2 and v3. </w:t>
      </w:r>
      <w:r w:rsidR="008F3047">
        <w:t xml:space="preserve">Alternative threshold of </w:t>
      </w:r>
      <w:r w:rsidR="008F3047" w:rsidRPr="008F3047">
        <w:t xml:space="preserve">MAF </w:t>
      </w:r>
      <w:r w:rsidR="008F3047">
        <w:t>&gt;</w:t>
      </w:r>
      <w:r w:rsidR="008F3047" w:rsidRPr="008F3047">
        <w:t xml:space="preserve"> 0.1%</w:t>
      </w:r>
      <w:r w:rsidR="008F3047">
        <w:t xml:space="preserve"> could also be considered</w:t>
      </w:r>
      <w:r w:rsidR="008F3047" w:rsidRPr="008F3047">
        <w:t>.</w:t>
      </w:r>
      <w:r w:rsidR="00B523FB">
        <w:br/>
      </w:r>
      <w:r w:rsidR="00B523FB" w:rsidRPr="00415375">
        <w:rPr>
          <w:b/>
          <w:bCs/>
        </w:rPr>
        <w:t>Rationale:</w:t>
      </w:r>
      <w:r w:rsidR="00983AA6">
        <w:t xml:space="preserve"> </w:t>
      </w:r>
      <w:bookmarkStart w:id="183" w:name="OLE_LINK181"/>
      <w:bookmarkStart w:id="184" w:name="OLE_LINK182"/>
      <w:bookmarkStart w:id="185" w:name="OLE_LINK3"/>
      <w:bookmarkStart w:id="186" w:name="OLE_LINK4"/>
      <w:r w:rsidR="008F3047" w:rsidRPr="008F3047">
        <w:t>Delayed puberty affects approximately 2% of the general population. For</w:t>
      </w:r>
      <w:r w:rsidR="00897A19">
        <w:t xml:space="preserve"> this</w:t>
      </w:r>
      <w:r w:rsidR="008F3047" w:rsidRPr="008F3047">
        <w:t xml:space="preserve"> analysis, we will </w:t>
      </w:r>
      <w:bookmarkStart w:id="187" w:name="OLE_LINK183"/>
      <w:bookmarkStart w:id="188" w:name="OLE_LINK184"/>
      <w:r w:rsidR="008F3047" w:rsidRPr="008F3047">
        <w:t xml:space="preserve">only retain rare variants with a MAF </w:t>
      </w:r>
      <w:r w:rsidR="00897A19">
        <w:t>&lt;</w:t>
      </w:r>
      <w:r w:rsidR="008F3047" w:rsidRPr="008F3047">
        <w:t xml:space="preserve"> 1% </w:t>
      </w:r>
      <w:bookmarkEnd w:id="187"/>
      <w:bookmarkEnd w:id="188"/>
      <w:r w:rsidR="008F3047" w:rsidRPr="008F3047">
        <w:t>(or alternatively,</w:t>
      </w:r>
      <w:r w:rsidR="00897A19">
        <w:t xml:space="preserve"> less than</w:t>
      </w:r>
      <w:r w:rsidR="008F3047" w:rsidRPr="008F3047">
        <w:t xml:space="preserve"> 0.1%). </w:t>
      </w:r>
      <w:r w:rsidR="00897A19">
        <w:t xml:space="preserve">To </w:t>
      </w:r>
      <w:r w:rsidR="00897A19" w:rsidRPr="008F3047">
        <w:t xml:space="preserve">complement the coverage limitations of </w:t>
      </w:r>
      <w:proofErr w:type="spellStart"/>
      <w:r w:rsidR="00897A19" w:rsidRPr="008F3047">
        <w:t>gnomAD</w:t>
      </w:r>
      <w:proofErr w:type="spellEnd"/>
      <w:r w:rsidR="00897A19" w:rsidRPr="008F3047">
        <w:t xml:space="preserve"> v2 data</w:t>
      </w:r>
      <w:r w:rsidR="00897A19">
        <w:t>, we also utilize</w:t>
      </w:r>
      <w:r w:rsidR="00897A19" w:rsidRPr="008F3047">
        <w:t xml:space="preserve"> </w:t>
      </w:r>
      <w:proofErr w:type="spellStart"/>
      <w:r w:rsidR="00897A19" w:rsidRPr="008F3047">
        <w:t>gnomAD</w:t>
      </w:r>
      <w:proofErr w:type="spellEnd"/>
      <w:r w:rsidR="00897A19" w:rsidRPr="008F3047">
        <w:t xml:space="preserve"> v3 </w:t>
      </w:r>
      <w:r w:rsidR="00897A19">
        <w:t xml:space="preserve">MAF </w:t>
      </w:r>
      <w:r w:rsidR="00897A19" w:rsidRPr="008F3047">
        <w:t>data</w:t>
      </w:r>
      <w:r w:rsidR="00897A19">
        <w:t xml:space="preserve"> for this filter</w:t>
      </w:r>
      <w:r w:rsidR="00897A19" w:rsidRPr="008F3047">
        <w:t>.</w:t>
      </w:r>
      <w:r w:rsidR="00897A19">
        <w:t xml:space="preserve"> </w:t>
      </w:r>
      <w:r w:rsidR="008F3047" w:rsidRPr="008F3047">
        <w:t xml:space="preserve">This step applies more to protein-altering variants than synonymous ones, but we need to treat synonymous variants in the same way for harmonization. </w:t>
      </w:r>
      <w:bookmarkEnd w:id="183"/>
      <w:bookmarkEnd w:id="184"/>
    </w:p>
    <w:bookmarkEnd w:id="185"/>
    <w:bookmarkEnd w:id="186"/>
    <w:p w14:paraId="6103B2E4" w14:textId="77777777" w:rsidR="0091746F" w:rsidRDefault="0091746F" w:rsidP="0091746F">
      <w:pPr>
        <w:pStyle w:val="ListParagraph"/>
        <w:numPr>
          <w:ilvl w:val="0"/>
          <w:numId w:val="18"/>
        </w:numPr>
        <w:shd w:val="clear" w:color="auto" w:fill="FFFFFF"/>
      </w:pPr>
      <w:r>
        <w:t xml:space="preserve">Requirements: </w:t>
      </w:r>
    </w:p>
    <w:p w14:paraId="65F2ADFE" w14:textId="77777777" w:rsidR="0091746F" w:rsidRDefault="0091746F" w:rsidP="0091746F">
      <w:pPr>
        <w:pStyle w:val="ListParagraph"/>
        <w:numPr>
          <w:ilvl w:val="1"/>
          <w:numId w:val="18"/>
        </w:numPr>
        <w:shd w:val="clear" w:color="auto" w:fill="FFFFFF"/>
      </w:pPr>
      <w:r>
        <w:t>Python v3.7 (running environment)</w:t>
      </w:r>
    </w:p>
    <w:p w14:paraId="2A09C8F5" w14:textId="57943D95" w:rsidR="0091746F" w:rsidRDefault="0091746F" w:rsidP="0091746F">
      <w:pPr>
        <w:pStyle w:val="ListParagraph"/>
        <w:numPr>
          <w:ilvl w:val="1"/>
          <w:numId w:val="18"/>
        </w:numPr>
        <w:shd w:val="clear" w:color="auto" w:fill="FFFFFF"/>
      </w:pPr>
      <w:r>
        <w:t>Filter</w:t>
      </w:r>
      <w:r w:rsidR="00163845">
        <w:t>2</w:t>
      </w:r>
      <w:r>
        <w:t>_get_popmax_by_VEP_excluded.py (Appendix 2: TRAPD Script)</w:t>
      </w:r>
    </w:p>
    <w:p w14:paraId="546F371E" w14:textId="689B282D" w:rsidR="0091746F" w:rsidRDefault="0091746F" w:rsidP="0091746F">
      <w:pPr>
        <w:pStyle w:val="ListParagraph"/>
        <w:numPr>
          <w:ilvl w:val="1"/>
          <w:numId w:val="18"/>
        </w:numPr>
        <w:shd w:val="clear" w:color="auto" w:fill="FFFFFF"/>
      </w:pPr>
      <w:r>
        <w:t>Filter</w:t>
      </w:r>
      <w:r w:rsidR="00163845">
        <w:t>2</w:t>
      </w:r>
      <w:r w:rsidRPr="00DB3687">
        <w:t>_get_popmax_excluded_snps_6-22-2022.py</w:t>
      </w:r>
      <w:r>
        <w:t xml:space="preserve"> (Appendix 2: TRAPD Script)</w:t>
      </w:r>
    </w:p>
    <w:p w14:paraId="49A26B1D" w14:textId="77777777" w:rsidR="0091746F" w:rsidRDefault="0091746F" w:rsidP="0091746F">
      <w:pPr>
        <w:pStyle w:val="ListParagraph"/>
        <w:numPr>
          <w:ilvl w:val="1"/>
          <w:numId w:val="18"/>
        </w:numPr>
        <w:shd w:val="clear" w:color="auto" w:fill="FFFFFF"/>
      </w:pPr>
      <w:bookmarkStart w:id="189" w:name="OLE_LINK193"/>
      <w:bookmarkStart w:id="190" w:name="OLE_LINK203"/>
      <w:bookmarkStart w:id="191" w:name="OLE_LINK224"/>
      <w:bookmarkStart w:id="192" w:name="OLE_LINK225"/>
      <w:r>
        <w:t xml:space="preserve">Gnomad_v3_MAF01_exclusion_list.txt </w:t>
      </w:r>
      <w:bookmarkEnd w:id="189"/>
      <w:bookmarkEnd w:id="190"/>
      <w:bookmarkEnd w:id="191"/>
      <w:bookmarkEnd w:id="192"/>
      <w:r>
        <w:t>(Appendix 2: TRAPD Script)</w:t>
      </w:r>
    </w:p>
    <w:p w14:paraId="76F422FB" w14:textId="77777777" w:rsidR="0091746F" w:rsidRDefault="0091746F" w:rsidP="0091746F">
      <w:pPr>
        <w:pStyle w:val="ListParagraph"/>
        <w:numPr>
          <w:ilvl w:val="0"/>
          <w:numId w:val="18"/>
        </w:numPr>
        <w:shd w:val="clear" w:color="auto" w:fill="FFFFFF"/>
      </w:pPr>
      <w:r>
        <w:t>Input:</w:t>
      </w:r>
    </w:p>
    <w:p w14:paraId="0EEEE329" w14:textId="5D66F5DF" w:rsidR="0091746F" w:rsidRDefault="0091746F" w:rsidP="0091746F">
      <w:pPr>
        <w:pStyle w:val="ListParagraph"/>
        <w:numPr>
          <w:ilvl w:val="1"/>
          <w:numId w:val="18"/>
        </w:numPr>
        <w:shd w:val="clear" w:color="auto" w:fill="FFFFFF"/>
      </w:pPr>
      <w:r>
        <w:t>Case_</w:t>
      </w:r>
      <w:r w:rsidR="005A5866">
        <w:t>synonymous</w:t>
      </w:r>
      <w:r>
        <w:t>_</w:t>
      </w:r>
      <w:r w:rsidR="00F43C93">
        <w:t>QC</w:t>
      </w:r>
      <w:r w:rsidR="00362358">
        <w:t>5</w:t>
      </w:r>
      <w:r>
        <w:t>.vcf</w:t>
      </w:r>
    </w:p>
    <w:p w14:paraId="7D8D45A0" w14:textId="00B6D60B" w:rsidR="0091746F" w:rsidRDefault="0091746F" w:rsidP="0091746F">
      <w:pPr>
        <w:pStyle w:val="ListParagraph"/>
        <w:numPr>
          <w:ilvl w:val="1"/>
          <w:numId w:val="18"/>
        </w:numPr>
        <w:shd w:val="clear" w:color="auto" w:fill="FFFFFF"/>
      </w:pPr>
      <w:del w:id="193" w:author="He, Wen" w:date="2023-03-28T23:40:00Z">
        <w:r w:rsidRPr="00ED6C69" w:rsidDel="003F6AA5">
          <w:delText xml:space="preserve">Control_ </w:delText>
        </w:r>
        <w:r w:rsidR="005A5866" w:rsidDel="003F6AA5">
          <w:delText>syno</w:delText>
        </w:r>
      </w:del>
      <w:ins w:id="194" w:author="He, Wen" w:date="2023-03-28T23:40:00Z">
        <w:r w:rsidR="003F6AA5">
          <w:t>Control_syno</w:t>
        </w:r>
      </w:ins>
      <w:r w:rsidR="005A5866">
        <w:t>nymous</w:t>
      </w:r>
      <w:r w:rsidRPr="00ED6C69">
        <w:t>_</w:t>
      </w:r>
      <w:r w:rsidR="00F43C93">
        <w:t>QC</w:t>
      </w:r>
      <w:r w:rsidR="00362358">
        <w:t>5</w:t>
      </w:r>
      <w:r w:rsidRPr="00ED6C69">
        <w:t>.vcf</w:t>
      </w:r>
    </w:p>
    <w:p w14:paraId="4FF8373C" w14:textId="77777777" w:rsidR="00343DD7" w:rsidRDefault="0091746F" w:rsidP="00343DD7">
      <w:pPr>
        <w:pStyle w:val="ListParagraph"/>
        <w:numPr>
          <w:ilvl w:val="0"/>
          <w:numId w:val="18"/>
        </w:numPr>
        <w:shd w:val="clear" w:color="auto" w:fill="FFFFFF"/>
      </w:pPr>
      <w:r>
        <w:t>Output:</w:t>
      </w:r>
    </w:p>
    <w:p w14:paraId="4553A54E" w14:textId="79D70658" w:rsidR="00343DD7" w:rsidRDefault="00163845" w:rsidP="00343DD7">
      <w:pPr>
        <w:pStyle w:val="ListParagraph"/>
        <w:numPr>
          <w:ilvl w:val="1"/>
          <w:numId w:val="18"/>
        </w:numPr>
        <w:shd w:val="clear" w:color="auto" w:fill="FFFFFF"/>
      </w:pPr>
      <w:r>
        <w:t>F</w:t>
      </w:r>
      <w:r w:rsidR="00343DD7">
        <w:t>ilter</w:t>
      </w:r>
      <w:r>
        <w:t>2</w:t>
      </w:r>
      <w:r w:rsidR="00343DD7">
        <w:t>_</w:t>
      </w:r>
      <w:r w:rsidR="005A5866">
        <w:t>synonymous</w:t>
      </w:r>
      <w:r w:rsidR="00343DD7">
        <w:t>_MAF_01_exclusion_list.txt</w:t>
      </w:r>
      <w:r w:rsidR="00343DD7" w:rsidRPr="00D15F96">
        <w:t xml:space="preserve"> </w:t>
      </w:r>
    </w:p>
    <w:p w14:paraId="2153F64A" w14:textId="546517EC" w:rsidR="0091746F" w:rsidRDefault="0091746F" w:rsidP="0091746F">
      <w:pPr>
        <w:pStyle w:val="ListParagraph"/>
        <w:numPr>
          <w:ilvl w:val="0"/>
          <w:numId w:val="18"/>
        </w:numPr>
        <w:shd w:val="clear" w:color="auto" w:fill="FFFFFF"/>
      </w:pPr>
      <w:r w:rsidRPr="00D15F96">
        <w:t>Command lines to run:</w:t>
      </w:r>
    </w:p>
    <w:p w14:paraId="2D1C3A1E" w14:textId="0E68FB87" w:rsidR="0091746F" w:rsidRDefault="0091746F" w:rsidP="0091746F">
      <w:pPr>
        <w:pStyle w:val="ListParagraph"/>
        <w:numPr>
          <w:ilvl w:val="1"/>
          <w:numId w:val="18"/>
        </w:numPr>
        <w:shd w:val="clear" w:color="auto" w:fill="FFFFFF"/>
      </w:pPr>
      <w:bookmarkStart w:id="195" w:name="OLE_LINK248"/>
      <w:bookmarkStart w:id="196" w:name="OLE_LINK249"/>
      <w:r>
        <w:t xml:space="preserve">Generate </w:t>
      </w:r>
      <w:r w:rsidR="00D30854">
        <w:t xml:space="preserve">an </w:t>
      </w:r>
      <w:r>
        <w:t xml:space="preserve">exclusion list of variants with MAF &lt;1% in VEP annotation for both case and </w:t>
      </w:r>
      <w:r w:rsidR="0022354E">
        <w:t>control.</w:t>
      </w:r>
      <w:r>
        <w:t xml:space="preserve"> </w:t>
      </w:r>
    </w:p>
    <w:p w14:paraId="4E5BFDF2" w14:textId="705E4B8B" w:rsidR="0091746F" w:rsidRDefault="0091746F" w:rsidP="0091746F">
      <w:pPr>
        <w:shd w:val="clear" w:color="auto" w:fill="FFFFFF"/>
        <w:ind w:left="1980"/>
      </w:pPr>
      <w:r>
        <w:t>“</w:t>
      </w:r>
      <w:r w:rsidRPr="00D15F96">
        <w:t>python</w:t>
      </w:r>
      <w:r>
        <w:t xml:space="preserve"> Filter</w:t>
      </w:r>
      <w:r w:rsidR="00163845">
        <w:t>2</w:t>
      </w:r>
      <w:r w:rsidRPr="00D15F96">
        <w:t>_</w:t>
      </w:r>
      <w:r w:rsidR="00163845">
        <w:t>g</w:t>
      </w:r>
      <w:r w:rsidRPr="00D15F96">
        <w:t xml:space="preserve">et_Popmax_by_VEP_annotation_WH_10_18_2022.py -v </w:t>
      </w:r>
      <w:r>
        <w:t>Case_</w:t>
      </w:r>
      <w:r w:rsidR="005A5866">
        <w:t>synonymous</w:t>
      </w:r>
      <w:r>
        <w:t>_</w:t>
      </w:r>
      <w:r w:rsidR="00F43C93">
        <w:t>QC5</w:t>
      </w:r>
      <w:r>
        <w:t xml:space="preserve">.vcf </w:t>
      </w:r>
      <w:r w:rsidRPr="00D15F96">
        <w:t xml:space="preserve">-o </w:t>
      </w:r>
      <w:bookmarkStart w:id="197" w:name="OLE_LINK230"/>
      <w:bookmarkStart w:id="198" w:name="OLE_LINK231"/>
      <w:del w:id="199" w:author="He, Wen" w:date="2023-03-28T23:39:00Z">
        <w:r w:rsidDel="003F6AA5">
          <w:delText>Case</w:delText>
        </w:r>
        <w:r w:rsidRPr="00D15F96" w:rsidDel="003F6AA5">
          <w:delText>_</w:delText>
        </w:r>
        <w:r w:rsidRPr="0091746F" w:rsidDel="003F6AA5">
          <w:delText xml:space="preserve"> </w:delText>
        </w:r>
        <w:r w:rsidR="005A5866" w:rsidDel="003F6AA5">
          <w:delText>syno</w:delText>
        </w:r>
      </w:del>
      <w:ins w:id="200" w:author="He, Wen" w:date="2023-03-28T23:39:00Z">
        <w:r w:rsidR="003F6AA5">
          <w:t>Case_syno</w:t>
        </w:r>
      </w:ins>
      <w:r w:rsidR="005A5866">
        <w:t>nymous</w:t>
      </w:r>
      <w:r>
        <w:t>.VEP_MAF01_</w:t>
      </w:r>
      <w:r w:rsidRPr="00D15F96">
        <w:t xml:space="preserve">excluded_snps.txt </w:t>
      </w:r>
      <w:bookmarkEnd w:id="197"/>
      <w:bookmarkEnd w:id="198"/>
      <w:r w:rsidRPr="00D15F96">
        <w:t xml:space="preserve">-m </w:t>
      </w:r>
      <w:r>
        <w:t>Case</w:t>
      </w:r>
      <w:r w:rsidRPr="00D15F96">
        <w:t>_</w:t>
      </w:r>
      <w:r w:rsidR="005A5866">
        <w:t>synonymous</w:t>
      </w:r>
      <w:r w:rsidRPr="00D15F96">
        <w:t>_</w:t>
      </w:r>
      <w:r>
        <w:t>MAF01_</w:t>
      </w:r>
      <w:r w:rsidRPr="00D15F96">
        <w:t>excluded_snps_moreinfo.txt -f 0.01</w:t>
      </w:r>
      <w:r>
        <w:t>”</w:t>
      </w:r>
    </w:p>
    <w:p w14:paraId="3CC54828" w14:textId="013E23FD" w:rsidR="0091746F" w:rsidRDefault="0091746F" w:rsidP="00343DD7">
      <w:pPr>
        <w:shd w:val="clear" w:color="auto" w:fill="FFFFFF"/>
        <w:ind w:left="1980"/>
      </w:pPr>
      <w:r>
        <w:t>“</w:t>
      </w:r>
      <w:r w:rsidRPr="00D15F96">
        <w:t>python</w:t>
      </w:r>
      <w:r>
        <w:t xml:space="preserve"> Filter</w:t>
      </w:r>
      <w:r w:rsidR="00163845">
        <w:t>2</w:t>
      </w:r>
      <w:r w:rsidRPr="00D15F96">
        <w:t>_</w:t>
      </w:r>
      <w:r w:rsidR="00163845">
        <w:t>g</w:t>
      </w:r>
      <w:r w:rsidRPr="00D15F96">
        <w:t xml:space="preserve">et_Popmax_by_VEP_annotation_WH_10_18_2022.py -v </w:t>
      </w:r>
      <w:r>
        <w:t>Control_</w:t>
      </w:r>
      <w:r w:rsidR="005A5866">
        <w:t>synonymous</w:t>
      </w:r>
      <w:r>
        <w:t>_</w:t>
      </w:r>
      <w:r w:rsidR="00F43C93">
        <w:t>QC5</w:t>
      </w:r>
      <w:r>
        <w:t xml:space="preserve">.vcf </w:t>
      </w:r>
      <w:r w:rsidRPr="00D15F96">
        <w:t>-o</w:t>
      </w:r>
      <w:r w:rsidR="00343DD7">
        <w:t xml:space="preserve"> </w:t>
      </w:r>
      <w:r>
        <w:t>Control</w:t>
      </w:r>
      <w:r w:rsidRPr="00D15F96">
        <w:t>_</w:t>
      </w:r>
      <w:r w:rsidR="005A5866">
        <w:t>synonymous</w:t>
      </w:r>
      <w:r>
        <w:t>.VEP_MAF01_</w:t>
      </w:r>
      <w:r w:rsidRPr="00D15F96">
        <w:t xml:space="preserve">excluded_snps.txt </w:t>
      </w:r>
      <w:r>
        <w:t>-</w:t>
      </w:r>
      <w:r w:rsidRPr="00D15F96">
        <w:t xml:space="preserve">m </w:t>
      </w:r>
      <w:del w:id="201" w:author="He, Wen" w:date="2023-03-28T23:40:00Z">
        <w:r w:rsidDel="003F6AA5">
          <w:delText>Control</w:delText>
        </w:r>
        <w:r w:rsidRPr="00D15F96" w:rsidDel="003F6AA5">
          <w:delText>_</w:delText>
        </w:r>
        <w:bookmarkStart w:id="202" w:name="OLE_LINK240"/>
        <w:bookmarkStart w:id="203" w:name="OLE_LINK241"/>
        <w:bookmarkStart w:id="204" w:name="OLE_LINK242"/>
        <w:r w:rsidR="00343DD7" w:rsidRPr="00343DD7" w:rsidDel="003F6AA5">
          <w:delText xml:space="preserve"> </w:delText>
        </w:r>
        <w:r w:rsidR="00343DD7" w:rsidDel="003F6AA5">
          <w:delText>syno</w:delText>
        </w:r>
      </w:del>
      <w:ins w:id="205" w:author="He, Wen" w:date="2023-03-28T23:40:00Z">
        <w:r w:rsidR="003F6AA5">
          <w:t>Control_syno</w:t>
        </w:r>
      </w:ins>
      <w:r w:rsidR="00343DD7">
        <w:t>nymous</w:t>
      </w:r>
      <w:bookmarkEnd w:id="202"/>
      <w:bookmarkEnd w:id="203"/>
      <w:bookmarkEnd w:id="204"/>
      <w:r w:rsidRPr="00D15F96">
        <w:t>_</w:t>
      </w:r>
      <w:r>
        <w:t>MAF01_</w:t>
      </w:r>
      <w:r w:rsidRPr="00D15F96">
        <w:t>excluded_snps_moreinfo.txt -f 0.01</w:t>
      </w:r>
      <w:r>
        <w:t>”</w:t>
      </w:r>
    </w:p>
    <w:p w14:paraId="0A903133" w14:textId="655783CA" w:rsidR="0091746F" w:rsidRDefault="0091746F" w:rsidP="0091746F">
      <w:pPr>
        <w:pStyle w:val="ListParagraph"/>
        <w:numPr>
          <w:ilvl w:val="1"/>
          <w:numId w:val="18"/>
        </w:numPr>
        <w:shd w:val="clear" w:color="auto" w:fill="FFFFFF"/>
      </w:pPr>
      <w:bookmarkStart w:id="206" w:name="OLE_LINK238"/>
      <w:bookmarkStart w:id="207" w:name="OLE_LINK239"/>
      <w:r>
        <w:t xml:space="preserve">Generate exclusion list of variants with </w:t>
      </w:r>
      <w:proofErr w:type="spellStart"/>
      <w:r>
        <w:t>popmax</w:t>
      </w:r>
      <w:proofErr w:type="spellEnd"/>
      <w:r>
        <w:t xml:space="preserve"> &lt;1% in </w:t>
      </w:r>
      <w:proofErr w:type="spellStart"/>
      <w:r w:rsidR="009B5941">
        <w:t>gnomAD</w:t>
      </w:r>
      <w:proofErr w:type="spellEnd"/>
      <w:r w:rsidR="009B5941">
        <w:t xml:space="preserve"> </w:t>
      </w:r>
      <w:r>
        <w:t>v2</w:t>
      </w:r>
      <w:r w:rsidR="0022354E">
        <w:t>.</w:t>
      </w:r>
      <w:r w:rsidR="001E3736">
        <w:t xml:space="preserve"> </w:t>
      </w:r>
    </w:p>
    <w:bookmarkEnd w:id="206"/>
    <w:bookmarkEnd w:id="207"/>
    <w:p w14:paraId="2E397855" w14:textId="771F6F1D" w:rsidR="00343DD7" w:rsidRDefault="0091746F" w:rsidP="00343DD7">
      <w:pPr>
        <w:shd w:val="clear" w:color="auto" w:fill="FFFFFF"/>
        <w:ind w:left="1980"/>
      </w:pPr>
      <w:r>
        <w:lastRenderedPageBreak/>
        <w:t>“</w:t>
      </w:r>
      <w:r w:rsidRPr="00DB3687">
        <w:t xml:space="preserve">python </w:t>
      </w:r>
      <w:r>
        <w:t>Filter</w:t>
      </w:r>
      <w:r w:rsidR="00163845">
        <w:t>2</w:t>
      </w:r>
      <w:r w:rsidRPr="00DB3687">
        <w:t xml:space="preserve">_get_popmax_excluded_snps_6-22-2022.py -v </w:t>
      </w:r>
      <w:del w:id="208" w:author="He, Wen" w:date="2023-03-28T23:40:00Z">
        <w:r w:rsidRPr="00D15F96" w:rsidDel="003F6AA5">
          <w:delText xml:space="preserve">Control_ </w:delText>
        </w:r>
        <w:r w:rsidR="005A5866" w:rsidDel="003F6AA5">
          <w:delText>syno</w:delText>
        </w:r>
      </w:del>
      <w:ins w:id="209" w:author="He, Wen" w:date="2023-03-28T23:40:00Z">
        <w:r w:rsidR="003F6AA5">
          <w:t>Control_syno</w:t>
        </w:r>
      </w:ins>
      <w:r w:rsidR="005A5866">
        <w:t>nymous</w:t>
      </w:r>
      <w:r w:rsidR="00343DD7">
        <w:t>_</w:t>
      </w:r>
      <w:r w:rsidRPr="00DB3687">
        <w:t xml:space="preserve">QC5.vcf -o </w:t>
      </w:r>
      <w:bookmarkStart w:id="210" w:name="OLE_LINK236"/>
      <w:bookmarkStart w:id="211" w:name="OLE_LINK237"/>
      <w:r w:rsidRPr="00D15F96">
        <w:t>Control_</w:t>
      </w:r>
      <w:r w:rsidR="005A5866">
        <w:t>synonymous</w:t>
      </w:r>
      <w:r>
        <w:t>_POP_MAF01</w:t>
      </w:r>
      <w:r w:rsidRPr="00DB3687">
        <w:t xml:space="preserve">_excluded_snps.txt </w:t>
      </w:r>
      <w:bookmarkEnd w:id="210"/>
      <w:bookmarkEnd w:id="211"/>
      <w:r w:rsidRPr="00DB3687">
        <w:t xml:space="preserve">-m </w:t>
      </w:r>
      <w:del w:id="212" w:author="He, Wen" w:date="2023-03-28T23:40:00Z">
        <w:r w:rsidRPr="00D15F96" w:rsidDel="003F6AA5">
          <w:delText xml:space="preserve">Control_ </w:delText>
        </w:r>
        <w:r w:rsidR="005A5866" w:rsidDel="003F6AA5">
          <w:delText>syno</w:delText>
        </w:r>
      </w:del>
      <w:ins w:id="213" w:author="He, Wen" w:date="2023-03-28T23:40:00Z">
        <w:r w:rsidR="003F6AA5">
          <w:t>Control_syno</w:t>
        </w:r>
      </w:ins>
      <w:r w:rsidR="005A5866">
        <w:t>nymous</w:t>
      </w:r>
      <w:r w:rsidRPr="00DB3687">
        <w:t>_excluded_snps_moreinfo.txt -f 0.01</w:t>
      </w:r>
      <w:r>
        <w:t>”</w:t>
      </w:r>
    </w:p>
    <w:p w14:paraId="33322E48" w14:textId="678B1A86" w:rsidR="00343DD7" w:rsidRDefault="00343DD7" w:rsidP="00343DD7">
      <w:pPr>
        <w:pStyle w:val="ListParagraph"/>
        <w:numPr>
          <w:ilvl w:val="1"/>
          <w:numId w:val="18"/>
        </w:numPr>
        <w:shd w:val="clear" w:color="auto" w:fill="FFFFFF"/>
      </w:pPr>
      <w:r>
        <w:t>Generate exclusion list for MAF &lt; 1%</w:t>
      </w:r>
    </w:p>
    <w:p w14:paraId="73C86B4B" w14:textId="36F878B7" w:rsidR="00737FF4" w:rsidRDefault="00343DD7" w:rsidP="0067496E">
      <w:pPr>
        <w:shd w:val="clear" w:color="auto" w:fill="FFFFFF"/>
        <w:ind w:left="1980"/>
      </w:pPr>
      <w:r>
        <w:t>“cat Case</w:t>
      </w:r>
      <w:r w:rsidRPr="00D15F96">
        <w:t>_</w:t>
      </w:r>
      <w:del w:id="214" w:author="He, Wen" w:date="2023-03-28T23:31:00Z">
        <w:r w:rsidRPr="0091746F" w:rsidDel="003F6AA5">
          <w:delText xml:space="preserve"> </w:delText>
        </w:r>
      </w:del>
      <w:r w:rsidR="005A5866">
        <w:t>synonymous</w:t>
      </w:r>
      <w:r>
        <w:t>.VEP_MAF01_</w:t>
      </w:r>
      <w:r w:rsidRPr="00D15F96">
        <w:t xml:space="preserve">excluded_snps.txt </w:t>
      </w:r>
      <w:r>
        <w:t>Control</w:t>
      </w:r>
      <w:r w:rsidRPr="00D15F96">
        <w:t>_</w:t>
      </w:r>
      <w:del w:id="215" w:author="He, Wen" w:date="2023-03-28T23:31:00Z">
        <w:r w:rsidRPr="0091746F" w:rsidDel="003F6AA5">
          <w:delText xml:space="preserve"> </w:delText>
        </w:r>
      </w:del>
      <w:r w:rsidR="005A5866">
        <w:t>synonymous</w:t>
      </w:r>
      <w:r>
        <w:t>.VEP_MAF01_</w:t>
      </w:r>
      <w:r w:rsidRPr="00D15F96">
        <w:t>excluded_snps.txt</w:t>
      </w:r>
      <w:r>
        <w:t xml:space="preserve"> </w:t>
      </w:r>
      <w:r w:rsidRPr="00D15F96">
        <w:t>Control_</w:t>
      </w:r>
      <w:r w:rsidR="005A5866">
        <w:t>synonymous</w:t>
      </w:r>
      <w:r>
        <w:t>_POP_MAF01</w:t>
      </w:r>
      <w:r w:rsidRPr="00DB3687">
        <w:t>_excluded_snps.txt</w:t>
      </w:r>
      <w:r>
        <w:t xml:space="preserve"> Gnomad_v3_MAF01_exclusion_list.txt &gt; </w:t>
      </w:r>
      <w:bookmarkStart w:id="216" w:name="OLE_LINK250"/>
      <w:bookmarkStart w:id="217" w:name="OLE_LINK251"/>
      <w:r w:rsidR="00163845">
        <w:t>F</w:t>
      </w:r>
      <w:r>
        <w:t>ilter</w:t>
      </w:r>
      <w:r w:rsidR="00163845">
        <w:t>2</w:t>
      </w:r>
      <w:r>
        <w:t>_</w:t>
      </w:r>
      <w:r w:rsidR="005A5866">
        <w:t>synonymous</w:t>
      </w:r>
      <w:r>
        <w:t>_MAF_01_exclusion_list.txt</w:t>
      </w:r>
      <w:bookmarkEnd w:id="195"/>
      <w:bookmarkEnd w:id="196"/>
      <w:bookmarkEnd w:id="216"/>
      <w:bookmarkEnd w:id="217"/>
      <w:r w:rsidR="00737FF4">
        <w:t>”</w:t>
      </w:r>
    </w:p>
    <w:p w14:paraId="753BC43E" w14:textId="77777777" w:rsidR="0067496E" w:rsidRPr="00737FF4" w:rsidRDefault="0067496E" w:rsidP="0067496E">
      <w:pPr>
        <w:shd w:val="clear" w:color="auto" w:fill="FFFFFF"/>
        <w:ind w:left="1980"/>
      </w:pPr>
    </w:p>
    <w:p w14:paraId="016586A7" w14:textId="52704117" w:rsidR="005778BC" w:rsidRDefault="00897565" w:rsidP="00441157">
      <w:pPr>
        <w:rPr>
          <w:b/>
          <w:bCs/>
        </w:rPr>
      </w:pPr>
      <w:r w:rsidRPr="00897565">
        <w:rPr>
          <w:b/>
          <w:bCs/>
        </w:rPr>
        <w:t>QC</w:t>
      </w:r>
      <w:r w:rsidR="00F43C93">
        <w:rPr>
          <w:b/>
          <w:bCs/>
        </w:rPr>
        <w:t>6</w:t>
      </w:r>
      <w:r w:rsidRPr="00897565">
        <w:rPr>
          <w:b/>
          <w:bCs/>
        </w:rPr>
        <w:t>:</w:t>
      </w:r>
      <w:r w:rsidR="00441157" w:rsidRPr="00897565">
        <w:rPr>
          <w:b/>
          <w:bCs/>
        </w:rPr>
        <w:t xml:space="preserve"> </w:t>
      </w:r>
      <w:r w:rsidR="005778BC" w:rsidRPr="00897565">
        <w:rPr>
          <w:b/>
          <w:bCs/>
        </w:rPr>
        <w:t>A</w:t>
      </w:r>
      <w:r w:rsidR="00343DD7" w:rsidRPr="00897565">
        <w:rPr>
          <w:b/>
          <w:bCs/>
        </w:rPr>
        <w:t>llele</w:t>
      </w:r>
      <w:r w:rsidR="00343DD7">
        <w:rPr>
          <w:b/>
          <w:bCs/>
        </w:rPr>
        <w:t xml:space="preserve"> Frequency</w:t>
      </w:r>
      <w:r w:rsidR="005778BC">
        <w:rPr>
          <w:b/>
          <w:bCs/>
        </w:rPr>
        <w:t xml:space="preserve"> </w:t>
      </w:r>
      <w:r w:rsidR="00343DD7">
        <w:rPr>
          <w:b/>
          <w:bCs/>
        </w:rPr>
        <w:t>(For Ca</w:t>
      </w:r>
      <w:r w:rsidR="005778BC">
        <w:rPr>
          <w:b/>
          <w:bCs/>
        </w:rPr>
        <w:t>se</w:t>
      </w:r>
      <w:r w:rsidR="00343DD7">
        <w:rPr>
          <w:b/>
          <w:bCs/>
        </w:rPr>
        <w:t>)</w:t>
      </w:r>
    </w:p>
    <w:p w14:paraId="0925D202" w14:textId="6BE5E812" w:rsidR="00983AA6" w:rsidRPr="00552568" w:rsidRDefault="0091746F" w:rsidP="00441157">
      <w:r w:rsidRPr="00983AA6">
        <w:rPr>
          <w:b/>
          <w:bCs/>
        </w:rPr>
        <w:t>Aim</w:t>
      </w:r>
      <w:r>
        <w:t>: E</w:t>
      </w:r>
      <w:r w:rsidR="00DB3687">
        <w:t>xclude variants with allele frequency &gt;5% in our cases</w:t>
      </w:r>
      <w:r w:rsidR="00983AA6">
        <w:t>.</w:t>
      </w:r>
      <w:r w:rsidR="00983AA6">
        <w:br/>
      </w:r>
      <w:r w:rsidR="00983AA6" w:rsidRPr="00983AA6">
        <w:rPr>
          <w:b/>
          <w:bCs/>
        </w:rPr>
        <w:t>Rationale:</w:t>
      </w:r>
      <w:r w:rsidR="00A338F0">
        <w:t xml:space="preserve"> </w:t>
      </w:r>
      <w:bookmarkStart w:id="218" w:name="OLE_LINK234"/>
      <w:bookmarkStart w:id="219" w:name="OLE_LINK235"/>
      <w:bookmarkStart w:id="220" w:name="OLE_LINK243"/>
      <w:bookmarkStart w:id="221" w:name="OLE_LINK244"/>
      <w:r w:rsidR="00A338F0">
        <w:t>V</w:t>
      </w:r>
      <w:r w:rsidR="00ED16C8" w:rsidRPr="00ED16C8">
        <w:t>ariants with an allele frequency greater than 5% are more likely to be artifacts rather than true associations.</w:t>
      </w:r>
      <w:r w:rsidR="00A338F0">
        <w:t xml:space="preserve"> </w:t>
      </w:r>
      <w:bookmarkEnd w:id="220"/>
      <w:bookmarkEnd w:id="221"/>
      <w:r w:rsidR="00A338F0" w:rsidRPr="00A338F0">
        <w:t>Alternatively, if we target rare variants with a MAF less than 0.1%</w:t>
      </w:r>
      <w:r w:rsidR="00A338F0">
        <w:t xml:space="preserve"> in the previous MAF filter step</w:t>
      </w:r>
      <w:r w:rsidR="00A338F0" w:rsidRPr="00A338F0">
        <w:t>, variants with an allele frequency greater than 1.5% are more likely to be artifacts rather than true associations.</w:t>
      </w:r>
      <w:r w:rsidR="00A338F0">
        <w:t xml:space="preserve"> </w:t>
      </w:r>
    </w:p>
    <w:bookmarkEnd w:id="218"/>
    <w:bookmarkEnd w:id="219"/>
    <w:p w14:paraId="0A01E628" w14:textId="77777777" w:rsidR="00441157" w:rsidRDefault="00441157" w:rsidP="00441157">
      <w:pPr>
        <w:pStyle w:val="ListParagraph"/>
        <w:numPr>
          <w:ilvl w:val="0"/>
          <w:numId w:val="18"/>
        </w:numPr>
        <w:shd w:val="clear" w:color="auto" w:fill="FFFFFF"/>
      </w:pPr>
      <w:r>
        <w:t xml:space="preserve">Requirements: </w:t>
      </w:r>
    </w:p>
    <w:p w14:paraId="448A3C51" w14:textId="77777777" w:rsidR="00D15F96" w:rsidRDefault="00D15F96" w:rsidP="00D15F96">
      <w:pPr>
        <w:pStyle w:val="ListParagraph"/>
        <w:numPr>
          <w:ilvl w:val="1"/>
          <w:numId w:val="18"/>
        </w:numPr>
        <w:shd w:val="clear" w:color="auto" w:fill="FFFFFF"/>
      </w:pPr>
      <w:r>
        <w:t>Python v3.7 (running environment)</w:t>
      </w:r>
    </w:p>
    <w:p w14:paraId="278AFD9D" w14:textId="0DCB8EDE" w:rsidR="00343DD7" w:rsidRDefault="00D15F96" w:rsidP="00343DD7">
      <w:pPr>
        <w:pStyle w:val="ListParagraph"/>
        <w:numPr>
          <w:ilvl w:val="1"/>
          <w:numId w:val="18"/>
        </w:numPr>
        <w:shd w:val="clear" w:color="auto" w:fill="FFFFFF"/>
      </w:pPr>
      <w:r>
        <w:t>QC</w:t>
      </w:r>
      <w:r w:rsidR="00F43C93">
        <w:t>6</w:t>
      </w:r>
      <w:r>
        <w:t xml:space="preserve">_get_case_af_excluded.py </w:t>
      </w:r>
      <w:bookmarkStart w:id="222" w:name="OLE_LINK139"/>
      <w:bookmarkStart w:id="223" w:name="OLE_LINK140"/>
      <w:r>
        <w:t>(Appendix 2: TRAPD Script)</w:t>
      </w:r>
      <w:bookmarkEnd w:id="222"/>
      <w:bookmarkEnd w:id="223"/>
    </w:p>
    <w:p w14:paraId="330D3F72" w14:textId="54A19449" w:rsidR="00343DD7" w:rsidRDefault="00163845" w:rsidP="00343DD7">
      <w:pPr>
        <w:pStyle w:val="ListParagraph"/>
        <w:numPr>
          <w:ilvl w:val="1"/>
          <w:numId w:val="18"/>
        </w:numPr>
        <w:shd w:val="clear" w:color="auto" w:fill="FFFFFF"/>
      </w:pPr>
      <w:r>
        <w:t>F</w:t>
      </w:r>
      <w:r w:rsidR="00343DD7">
        <w:t>ilter</w:t>
      </w:r>
      <w:r w:rsidR="00F43C93">
        <w:t>2</w:t>
      </w:r>
      <w:r w:rsidR="00343DD7">
        <w:t>_</w:t>
      </w:r>
      <w:r w:rsidR="005A5866">
        <w:t>synonymous</w:t>
      </w:r>
      <w:r w:rsidR="00343DD7">
        <w:t xml:space="preserve">_MAF_01_exclusion_list.txt </w:t>
      </w:r>
    </w:p>
    <w:p w14:paraId="13BD5C55" w14:textId="6F0BCEE6" w:rsidR="00441157" w:rsidRDefault="00441157" w:rsidP="00441157">
      <w:pPr>
        <w:pStyle w:val="ListParagraph"/>
        <w:numPr>
          <w:ilvl w:val="0"/>
          <w:numId w:val="18"/>
        </w:numPr>
        <w:shd w:val="clear" w:color="auto" w:fill="FFFFFF"/>
      </w:pPr>
      <w:r>
        <w:t>Input:</w:t>
      </w:r>
    </w:p>
    <w:p w14:paraId="1B3747D2" w14:textId="5AAAC567" w:rsidR="00D15F96" w:rsidRDefault="00D15F96" w:rsidP="00D15F96">
      <w:pPr>
        <w:pStyle w:val="ListParagraph"/>
        <w:numPr>
          <w:ilvl w:val="1"/>
          <w:numId w:val="18"/>
        </w:numPr>
        <w:shd w:val="clear" w:color="auto" w:fill="FFFFFF"/>
      </w:pPr>
      <w:bookmarkStart w:id="224" w:name="OLE_LINK121"/>
      <w:bookmarkStart w:id="225" w:name="OLE_LINK122"/>
      <w:bookmarkStart w:id="226" w:name="OLE_LINK123"/>
      <w:r>
        <w:t>Case_</w:t>
      </w:r>
      <w:r w:rsidR="005A5866">
        <w:t>synonymous</w:t>
      </w:r>
      <w:r>
        <w:t>_QC</w:t>
      </w:r>
      <w:r w:rsidR="00F43C93">
        <w:t>5</w:t>
      </w:r>
      <w:r>
        <w:t>.vcf</w:t>
      </w:r>
    </w:p>
    <w:bookmarkEnd w:id="224"/>
    <w:bookmarkEnd w:id="225"/>
    <w:bookmarkEnd w:id="226"/>
    <w:p w14:paraId="5B34FF69" w14:textId="0BF6B003" w:rsidR="00D15F96" w:rsidRDefault="00D15F96" w:rsidP="00D15F96">
      <w:pPr>
        <w:pStyle w:val="ListParagraph"/>
        <w:numPr>
          <w:ilvl w:val="1"/>
          <w:numId w:val="18"/>
        </w:numPr>
        <w:shd w:val="clear" w:color="auto" w:fill="FFFFFF"/>
      </w:pPr>
      <w:del w:id="227" w:author="He, Wen" w:date="2023-03-28T23:40:00Z">
        <w:r w:rsidRPr="00ED6C69" w:rsidDel="003F6AA5">
          <w:delText xml:space="preserve">Control_ </w:delText>
        </w:r>
        <w:r w:rsidR="005A5866" w:rsidDel="003F6AA5">
          <w:delText>syno</w:delText>
        </w:r>
      </w:del>
      <w:ins w:id="228" w:author="He, Wen" w:date="2023-03-28T23:40:00Z">
        <w:r w:rsidR="003F6AA5">
          <w:t>Control_syno</w:t>
        </w:r>
      </w:ins>
      <w:r w:rsidR="005A5866">
        <w:t>nymous</w:t>
      </w:r>
      <w:r w:rsidRPr="00ED6C69">
        <w:t>_QC</w:t>
      </w:r>
      <w:r w:rsidR="00F43C93">
        <w:t>5</w:t>
      </w:r>
      <w:r w:rsidRPr="00ED6C69">
        <w:t>.vcf</w:t>
      </w:r>
    </w:p>
    <w:p w14:paraId="628BE6B1" w14:textId="2BA7191E" w:rsidR="00441157" w:rsidRDefault="00441157" w:rsidP="00441157">
      <w:pPr>
        <w:pStyle w:val="ListParagraph"/>
        <w:numPr>
          <w:ilvl w:val="0"/>
          <w:numId w:val="18"/>
        </w:numPr>
        <w:shd w:val="clear" w:color="auto" w:fill="FFFFFF"/>
      </w:pPr>
      <w:r>
        <w:t>Output:</w:t>
      </w:r>
    </w:p>
    <w:p w14:paraId="496DD409" w14:textId="2F2EB120" w:rsidR="00D15F96" w:rsidRDefault="00D15F96" w:rsidP="00D15F96">
      <w:pPr>
        <w:pStyle w:val="ListParagraph"/>
        <w:numPr>
          <w:ilvl w:val="1"/>
          <w:numId w:val="18"/>
        </w:numPr>
        <w:shd w:val="clear" w:color="auto" w:fill="FFFFFF"/>
      </w:pPr>
      <w:r>
        <w:t>Case_</w:t>
      </w:r>
      <w:r w:rsidR="005A5866">
        <w:t>synonymous</w:t>
      </w:r>
      <w:r>
        <w:t>_QC</w:t>
      </w:r>
      <w:r w:rsidR="00F43C93">
        <w:t>6</w:t>
      </w:r>
      <w:r>
        <w:t>.vcf</w:t>
      </w:r>
    </w:p>
    <w:p w14:paraId="447B4E0B" w14:textId="11CB1BF7" w:rsidR="00D15F96" w:rsidRDefault="00D15F96" w:rsidP="00D15F96">
      <w:pPr>
        <w:pStyle w:val="ListParagraph"/>
        <w:numPr>
          <w:ilvl w:val="1"/>
          <w:numId w:val="18"/>
        </w:numPr>
        <w:shd w:val="clear" w:color="auto" w:fill="FFFFFF"/>
      </w:pPr>
      <w:bookmarkStart w:id="229" w:name="OLE_LINK126"/>
      <w:bookmarkStart w:id="230" w:name="OLE_LINK127"/>
      <w:del w:id="231" w:author="He, Wen" w:date="2023-03-28T23:40:00Z">
        <w:r w:rsidRPr="00D15F96" w:rsidDel="003F6AA5">
          <w:delText xml:space="preserve">Control_ </w:delText>
        </w:r>
        <w:r w:rsidR="005A5866" w:rsidDel="003F6AA5">
          <w:delText>syno</w:delText>
        </w:r>
      </w:del>
      <w:ins w:id="232" w:author="He, Wen" w:date="2023-03-28T23:40:00Z">
        <w:r w:rsidR="003F6AA5">
          <w:t>Control_syno</w:t>
        </w:r>
      </w:ins>
      <w:r w:rsidR="005A5866">
        <w:t>nymous</w:t>
      </w:r>
      <w:bookmarkEnd w:id="229"/>
      <w:bookmarkEnd w:id="230"/>
      <w:r w:rsidRPr="00D15F96">
        <w:t>_QC</w:t>
      </w:r>
      <w:r w:rsidR="00F43C93">
        <w:t>6</w:t>
      </w:r>
      <w:r w:rsidRPr="00D15F96">
        <w:t>.vcf</w:t>
      </w:r>
    </w:p>
    <w:p w14:paraId="4B582083" w14:textId="64AB33F0" w:rsidR="00343DD7" w:rsidRDefault="00343DD7" w:rsidP="00D15F96">
      <w:pPr>
        <w:pStyle w:val="ListParagraph"/>
        <w:numPr>
          <w:ilvl w:val="1"/>
          <w:numId w:val="18"/>
        </w:numPr>
        <w:shd w:val="clear" w:color="auto" w:fill="FFFFFF"/>
      </w:pPr>
      <w:r w:rsidRPr="00343DD7">
        <w:t>Cae_</w:t>
      </w:r>
      <w:r w:rsidR="005A5866">
        <w:t>synonymous</w:t>
      </w:r>
      <w:r w:rsidRPr="00343DD7">
        <w:t>.AF05_excluded_snps.txt</w:t>
      </w:r>
    </w:p>
    <w:p w14:paraId="5EB2222D" w14:textId="37EC5385" w:rsidR="00787099" w:rsidRDefault="00787099" w:rsidP="00D15F96">
      <w:pPr>
        <w:pStyle w:val="ListParagraph"/>
        <w:numPr>
          <w:ilvl w:val="1"/>
          <w:numId w:val="18"/>
        </w:numPr>
        <w:shd w:val="clear" w:color="auto" w:fill="FFFFFF"/>
      </w:pPr>
      <w:r>
        <w:t>QC</w:t>
      </w:r>
      <w:r w:rsidR="00F43C93">
        <w:t>6</w:t>
      </w:r>
      <w:r>
        <w:t>_</w:t>
      </w:r>
      <w:r w:rsidR="005A5866">
        <w:t>synonymous</w:t>
      </w:r>
      <w:r>
        <w:t>_exclusion_list.txt</w:t>
      </w:r>
    </w:p>
    <w:p w14:paraId="34199FCC" w14:textId="77777777" w:rsidR="00787099" w:rsidRPr="00D15F96" w:rsidRDefault="00787099" w:rsidP="00787099">
      <w:pPr>
        <w:pStyle w:val="ListParagraph"/>
        <w:shd w:val="clear" w:color="auto" w:fill="FFFFFF"/>
        <w:ind w:left="2340"/>
      </w:pPr>
    </w:p>
    <w:p w14:paraId="2C1E0EE3" w14:textId="20D2D227" w:rsidR="00441157" w:rsidRDefault="00441157" w:rsidP="00441157">
      <w:pPr>
        <w:pStyle w:val="ListParagraph"/>
        <w:numPr>
          <w:ilvl w:val="0"/>
          <w:numId w:val="18"/>
        </w:numPr>
        <w:shd w:val="clear" w:color="auto" w:fill="FFFFFF"/>
      </w:pPr>
      <w:r w:rsidRPr="00D15F96">
        <w:t>Command lines to run:</w:t>
      </w:r>
    </w:p>
    <w:p w14:paraId="10C25470" w14:textId="60E7D46C" w:rsidR="00D15F96" w:rsidRDefault="00155878" w:rsidP="00D15F96">
      <w:pPr>
        <w:pStyle w:val="ListParagraph"/>
        <w:numPr>
          <w:ilvl w:val="1"/>
          <w:numId w:val="18"/>
        </w:numPr>
        <w:shd w:val="clear" w:color="auto" w:fill="FFFFFF"/>
      </w:pPr>
      <w:bookmarkStart w:id="233" w:name="OLE_LINK132"/>
      <w:bookmarkStart w:id="234" w:name="OLE_LINK133"/>
      <w:bookmarkStart w:id="235" w:name="OLE_LINK252"/>
      <w:bookmarkStart w:id="236" w:name="OLE_LINK253"/>
      <w:r>
        <w:t xml:space="preserve">Generate </w:t>
      </w:r>
      <w:r w:rsidR="00D30854">
        <w:t xml:space="preserve">an </w:t>
      </w:r>
      <w:r>
        <w:t>exclusion list of variants with</w:t>
      </w:r>
      <w:r w:rsidR="00DB3687">
        <w:t xml:space="preserve"> </w:t>
      </w:r>
      <w:bookmarkEnd w:id="233"/>
      <w:bookmarkEnd w:id="234"/>
      <w:r w:rsidR="00DB3687">
        <w:t xml:space="preserve">AF </w:t>
      </w:r>
      <w:r>
        <w:t>&gt;</w:t>
      </w:r>
      <w:r w:rsidR="00DB3687">
        <w:t>5% in case</w:t>
      </w:r>
      <w:r w:rsidR="00163845">
        <w:t>.</w:t>
      </w:r>
    </w:p>
    <w:p w14:paraId="0A4432AF" w14:textId="333EEA65" w:rsidR="00155878" w:rsidRDefault="00DB3687" w:rsidP="00155878">
      <w:pPr>
        <w:shd w:val="clear" w:color="auto" w:fill="FFFFFF"/>
        <w:ind w:left="1980"/>
      </w:pPr>
      <w:r>
        <w:t>“</w:t>
      </w:r>
      <w:r w:rsidR="00787099" w:rsidRPr="00787099">
        <w:t>python QC</w:t>
      </w:r>
      <w:r w:rsidR="00F43C93">
        <w:t>6</w:t>
      </w:r>
      <w:r w:rsidR="00787099" w:rsidRPr="00787099">
        <w:t>_get_case_af_excluded.py -v Case_</w:t>
      </w:r>
      <w:r w:rsidR="005A5866">
        <w:t>synonymous</w:t>
      </w:r>
      <w:r w:rsidR="00787099" w:rsidRPr="00787099">
        <w:t>_QC</w:t>
      </w:r>
      <w:r w:rsidR="00F43C93">
        <w:t>5</w:t>
      </w:r>
      <w:r w:rsidR="00787099" w:rsidRPr="00787099">
        <w:t>.vcf -o Cae_</w:t>
      </w:r>
      <w:r w:rsidR="005A5866">
        <w:t>synonymous</w:t>
      </w:r>
      <w:r w:rsidR="00787099" w:rsidRPr="00787099">
        <w:t>_AF05_excluded_snps.txt -m case_</w:t>
      </w:r>
      <w:r w:rsidR="005A5866">
        <w:t>synonymous</w:t>
      </w:r>
      <w:r w:rsidR="00787099" w:rsidRPr="00787099">
        <w:t>_AF05_excluded_snps_moreinfo.txt -f 0.05</w:t>
      </w:r>
      <w:r>
        <w:t>”</w:t>
      </w:r>
    </w:p>
    <w:p w14:paraId="67FAA694" w14:textId="178FBA77" w:rsidR="00343DD7" w:rsidRDefault="00155878" w:rsidP="00343DD7">
      <w:pPr>
        <w:pStyle w:val="ListParagraph"/>
        <w:numPr>
          <w:ilvl w:val="1"/>
          <w:numId w:val="16"/>
        </w:numPr>
        <w:shd w:val="clear" w:color="auto" w:fill="FFFFFF"/>
      </w:pPr>
      <w:bookmarkStart w:id="237" w:name="OLE_LINK145"/>
      <w:bookmarkStart w:id="238" w:name="OLE_LINK146"/>
      <w:r w:rsidRPr="00ED6C69">
        <w:t xml:space="preserve">Combine the </w:t>
      </w:r>
      <w:r>
        <w:t xml:space="preserve">above </w:t>
      </w:r>
      <w:r w:rsidRPr="00ED6C69">
        <w:t>exclusion list</w:t>
      </w:r>
      <w:r w:rsidR="00163845">
        <w:t>.</w:t>
      </w:r>
    </w:p>
    <w:p w14:paraId="4089EB87" w14:textId="226C41A6" w:rsidR="00343DD7" w:rsidRPr="00ED6C69" w:rsidRDefault="00343DD7" w:rsidP="00343DD7">
      <w:pPr>
        <w:shd w:val="clear" w:color="auto" w:fill="FFFFFF"/>
        <w:ind w:left="1980"/>
      </w:pPr>
      <w:r>
        <w:t>“</w:t>
      </w:r>
      <w:r w:rsidR="00787099" w:rsidRPr="00787099">
        <w:t>cat Ca</w:t>
      </w:r>
      <w:r w:rsidR="00787099">
        <w:t>s</w:t>
      </w:r>
      <w:r w:rsidR="00787099" w:rsidRPr="00787099">
        <w:t>e_</w:t>
      </w:r>
      <w:r w:rsidR="005A5866">
        <w:t>synonymous</w:t>
      </w:r>
      <w:r w:rsidR="00787099" w:rsidRPr="00787099">
        <w:t xml:space="preserve">_AF05_excluded_snps.txt </w:t>
      </w:r>
      <w:r w:rsidR="00163845">
        <w:t>F</w:t>
      </w:r>
      <w:r w:rsidR="00787099" w:rsidRPr="00787099">
        <w:t>ilter</w:t>
      </w:r>
      <w:r w:rsidR="00F43C93">
        <w:t>2</w:t>
      </w:r>
      <w:r w:rsidR="00787099" w:rsidRPr="00787099">
        <w:t>_</w:t>
      </w:r>
      <w:r w:rsidR="005A5866">
        <w:t>synonymous</w:t>
      </w:r>
      <w:r w:rsidR="00787099" w:rsidRPr="00787099">
        <w:t>_MAF_01_exclusion_list.txt &gt; QC</w:t>
      </w:r>
      <w:r w:rsidR="00F43C93">
        <w:t>6</w:t>
      </w:r>
      <w:r w:rsidR="00787099" w:rsidRPr="00787099">
        <w:t>_</w:t>
      </w:r>
      <w:r w:rsidR="005A5866">
        <w:t>synonymous</w:t>
      </w:r>
      <w:r w:rsidR="00787099" w:rsidRPr="00787099">
        <w:t>_exclusion_list.txt</w:t>
      </w:r>
      <w:r w:rsidR="00787099">
        <w:t>”</w:t>
      </w:r>
    </w:p>
    <w:p w14:paraId="41260B99" w14:textId="7FF12365" w:rsidR="00787099" w:rsidRDefault="00155878" w:rsidP="00787099">
      <w:pPr>
        <w:pStyle w:val="ListParagraph"/>
        <w:numPr>
          <w:ilvl w:val="1"/>
          <w:numId w:val="16"/>
        </w:numPr>
        <w:shd w:val="clear" w:color="auto" w:fill="FFFFFF"/>
      </w:pPr>
      <w:r w:rsidRPr="00ED6C69">
        <w:lastRenderedPageBreak/>
        <w:t>Exclude from both case and contro</w:t>
      </w:r>
      <w:r w:rsidR="00787099">
        <w:t>l</w:t>
      </w:r>
      <w:r w:rsidR="00163845">
        <w:t>.</w:t>
      </w:r>
    </w:p>
    <w:p w14:paraId="7D62C817" w14:textId="01DDC972" w:rsidR="00787099" w:rsidRDefault="00787099" w:rsidP="00163845">
      <w:pPr>
        <w:shd w:val="clear" w:color="auto" w:fill="FFFFFF"/>
        <w:ind w:left="1980"/>
      </w:pPr>
      <w:r>
        <w:t>“python Exclude_snps_and_make_new_vcf_6-22-2022.py -v Case_</w:t>
      </w:r>
      <w:r w:rsidR="005A5866">
        <w:t>synonymous</w:t>
      </w:r>
      <w:r>
        <w:t>_QC</w:t>
      </w:r>
      <w:r w:rsidR="00F43C93">
        <w:t>5</w:t>
      </w:r>
      <w:r>
        <w:t>.vcf -o Case_</w:t>
      </w:r>
      <w:r w:rsidR="005A5866">
        <w:t>synonymous</w:t>
      </w:r>
      <w:r>
        <w:t>_QC</w:t>
      </w:r>
      <w:r w:rsidR="00F43C93">
        <w:t>6</w:t>
      </w:r>
      <w:r>
        <w:t>.vcf -m Case_</w:t>
      </w:r>
      <w:r w:rsidR="005A5866">
        <w:t>synonymous</w:t>
      </w:r>
      <w:r>
        <w:t>.QC</w:t>
      </w:r>
      <w:r w:rsidR="00F43C93">
        <w:t>6</w:t>
      </w:r>
      <w:r>
        <w:t>.excluded_more_info.txt -s QC</w:t>
      </w:r>
      <w:r w:rsidR="00F43C93">
        <w:t>6</w:t>
      </w:r>
      <w:r>
        <w:t>_</w:t>
      </w:r>
      <w:r w:rsidR="005A5866">
        <w:t>synonymous</w:t>
      </w:r>
      <w:r>
        <w:t>_exclusion_list.txt</w:t>
      </w:r>
      <w:r w:rsidR="00163845">
        <w:t>”</w:t>
      </w:r>
    </w:p>
    <w:p w14:paraId="086C34BB" w14:textId="10E46E78" w:rsidR="00163845" w:rsidRPr="00D15F96" w:rsidRDefault="00163845" w:rsidP="0067496E">
      <w:pPr>
        <w:shd w:val="clear" w:color="auto" w:fill="FFFFFF"/>
        <w:ind w:left="1980"/>
      </w:pPr>
      <w:r>
        <w:t>“</w:t>
      </w:r>
      <w:r w:rsidR="00787099">
        <w:t>python Exclude_snps_and_make_new_vcf_6-22-2022.py -v Control_</w:t>
      </w:r>
      <w:r w:rsidR="005A5866">
        <w:t>synonymous</w:t>
      </w:r>
      <w:r w:rsidR="00787099">
        <w:t>_QC</w:t>
      </w:r>
      <w:r w:rsidR="00F43C93">
        <w:t>5</w:t>
      </w:r>
      <w:r w:rsidR="00787099">
        <w:t>.vcf -o Control_</w:t>
      </w:r>
      <w:r w:rsidR="005A5866">
        <w:t>synonymous</w:t>
      </w:r>
      <w:r w:rsidR="00787099">
        <w:t>_QC</w:t>
      </w:r>
      <w:r w:rsidR="00F43C93">
        <w:t>6</w:t>
      </w:r>
      <w:r w:rsidR="00787099">
        <w:t>.vcf -m Control_</w:t>
      </w:r>
      <w:r w:rsidR="005A5866">
        <w:t>synonymous</w:t>
      </w:r>
      <w:r w:rsidR="00787099">
        <w:t>.QC</w:t>
      </w:r>
      <w:r w:rsidR="00F43C93">
        <w:t>6</w:t>
      </w:r>
      <w:r w:rsidR="00787099">
        <w:t xml:space="preserve">.excluded_more_info.txt -s </w:t>
      </w:r>
      <w:bookmarkStart w:id="239" w:name="OLE_LINK254"/>
      <w:bookmarkStart w:id="240" w:name="OLE_LINK255"/>
      <w:r w:rsidR="00787099">
        <w:t>QC</w:t>
      </w:r>
      <w:r w:rsidR="00F43C93">
        <w:t>6</w:t>
      </w:r>
      <w:r w:rsidR="00787099">
        <w:t>_</w:t>
      </w:r>
      <w:r w:rsidR="005A5866">
        <w:t>synonymous</w:t>
      </w:r>
      <w:r w:rsidR="00787099">
        <w:t>_exclusion_list.txt</w:t>
      </w:r>
      <w:bookmarkEnd w:id="239"/>
      <w:bookmarkEnd w:id="240"/>
      <w:r w:rsidR="00787099">
        <w:t>”</w:t>
      </w:r>
      <w:bookmarkEnd w:id="235"/>
      <w:bookmarkEnd w:id="236"/>
      <w:bookmarkEnd w:id="237"/>
      <w:bookmarkEnd w:id="238"/>
    </w:p>
    <w:p w14:paraId="3E50CC6B" w14:textId="77777777" w:rsidR="00D30854" w:rsidRPr="00A0555C" w:rsidRDefault="00D30854" w:rsidP="00D30854">
      <w:pPr>
        <w:shd w:val="clear" w:color="auto" w:fill="FFFFFF"/>
        <w:ind w:left="1980"/>
      </w:pPr>
    </w:p>
    <w:p w14:paraId="05711D0C" w14:textId="23A2F361" w:rsidR="00155878" w:rsidRDefault="00547656" w:rsidP="00155878">
      <w:pPr>
        <w:rPr>
          <w:b/>
          <w:bCs/>
        </w:rPr>
      </w:pPr>
      <w:bookmarkStart w:id="241" w:name="OLE_LINK260"/>
      <w:bookmarkStart w:id="242" w:name="OLE_LINK261"/>
      <w:bookmarkStart w:id="243" w:name="OLE_LINK173"/>
      <w:r>
        <w:rPr>
          <w:b/>
          <w:bCs/>
        </w:rPr>
        <w:t>Generate SNP list &amp; C</w:t>
      </w:r>
      <w:r w:rsidR="00A0555C">
        <w:rPr>
          <w:b/>
          <w:bCs/>
        </w:rPr>
        <w:t xml:space="preserve">ounting </w:t>
      </w:r>
      <w:r w:rsidR="002A7FDB">
        <w:rPr>
          <w:b/>
          <w:bCs/>
        </w:rPr>
        <w:t>carriers</w:t>
      </w:r>
      <w:r>
        <w:rPr>
          <w:b/>
          <w:bCs/>
        </w:rPr>
        <w:t xml:space="preserve"> in case and control</w:t>
      </w:r>
      <w:r w:rsidR="0022354E">
        <w:rPr>
          <w:b/>
          <w:bCs/>
        </w:rPr>
        <w:t>.</w:t>
      </w:r>
    </w:p>
    <w:bookmarkEnd w:id="241"/>
    <w:bookmarkEnd w:id="242"/>
    <w:bookmarkEnd w:id="243"/>
    <w:p w14:paraId="5F7413C6" w14:textId="68AB885D" w:rsidR="00155878" w:rsidRPr="00552568" w:rsidRDefault="00155878" w:rsidP="00155878">
      <w:r w:rsidRPr="00ED16C8">
        <w:rPr>
          <w:b/>
          <w:bCs/>
        </w:rPr>
        <w:t>Aim</w:t>
      </w:r>
      <w:r w:rsidRPr="00552568">
        <w:t xml:space="preserve">: </w:t>
      </w:r>
      <w:r w:rsidR="00547656">
        <w:t xml:space="preserve">Counting carriers in case and control cohort. </w:t>
      </w:r>
      <w:r w:rsidRPr="00552568">
        <w:t xml:space="preserve"> </w:t>
      </w:r>
      <w:r w:rsidR="00B523FB">
        <w:br/>
      </w:r>
      <w:r w:rsidR="00B523FB" w:rsidRPr="00ED16C8">
        <w:rPr>
          <w:b/>
          <w:bCs/>
        </w:rPr>
        <w:t>Rationale:</w:t>
      </w:r>
      <w:r w:rsidR="00B523FB">
        <w:t xml:space="preserve"> </w:t>
      </w:r>
      <w:bookmarkStart w:id="244" w:name="OLE_LINK19"/>
      <w:bookmarkStart w:id="245" w:name="OLE_LINK20"/>
      <w:bookmarkStart w:id="246" w:name="OLE_LINK5"/>
      <w:bookmarkStart w:id="247" w:name="OLE_LINK6"/>
      <w:r w:rsidR="007436F5">
        <w:t xml:space="preserve">This step </w:t>
      </w:r>
      <w:r w:rsidR="009B5941">
        <w:t>estimates cumulative counts of high-</w:t>
      </w:r>
      <w:r w:rsidR="007436F5">
        <w:t>quality variant call</w:t>
      </w:r>
      <w:r w:rsidR="009B5941">
        <w:t>s</w:t>
      </w:r>
      <w:r w:rsidR="007436F5">
        <w:t xml:space="preserve"> for </w:t>
      </w:r>
      <w:r w:rsidR="009B5941">
        <w:t xml:space="preserve">all variants within </w:t>
      </w:r>
      <w:r w:rsidR="007436F5">
        <w:t>each gene</w:t>
      </w:r>
      <w:r w:rsidR="00ED16C8">
        <w:t xml:space="preserve"> </w:t>
      </w:r>
      <w:r w:rsidR="009B5941">
        <w:t xml:space="preserve">in the exome </w:t>
      </w:r>
      <w:r w:rsidR="00ED16C8">
        <w:t>base</w:t>
      </w:r>
      <w:r w:rsidR="009B5941">
        <w:t>d</w:t>
      </w:r>
      <w:r w:rsidR="00ED16C8">
        <w:t xml:space="preserve"> </w:t>
      </w:r>
      <w:r w:rsidR="007436F5">
        <w:t xml:space="preserve">on individual-level data or summary statistic counts. </w:t>
      </w:r>
      <w:bookmarkEnd w:id="244"/>
      <w:bookmarkEnd w:id="245"/>
      <w:r w:rsidR="007436F5">
        <w:t xml:space="preserve">For individual-level data, we only count </w:t>
      </w:r>
      <w:proofErr w:type="gramStart"/>
      <w:r w:rsidR="007436F5">
        <w:t>each individual</w:t>
      </w:r>
      <w:proofErr w:type="gramEnd"/>
      <w:r w:rsidR="007436F5">
        <w:t xml:space="preserve"> once per gene.</w:t>
      </w:r>
    </w:p>
    <w:bookmarkEnd w:id="246"/>
    <w:bookmarkEnd w:id="247"/>
    <w:p w14:paraId="03277889" w14:textId="77777777" w:rsidR="00155878" w:rsidRDefault="00155878" w:rsidP="00155878">
      <w:pPr>
        <w:pStyle w:val="ListParagraph"/>
        <w:numPr>
          <w:ilvl w:val="0"/>
          <w:numId w:val="20"/>
        </w:numPr>
        <w:shd w:val="clear" w:color="auto" w:fill="FFFFFF"/>
      </w:pPr>
      <w:r>
        <w:t xml:space="preserve">Requirements: </w:t>
      </w:r>
    </w:p>
    <w:p w14:paraId="14694B58" w14:textId="75701A1D" w:rsidR="000D3348" w:rsidRDefault="000D3348" w:rsidP="000D3348">
      <w:pPr>
        <w:pStyle w:val="ListParagraph"/>
        <w:numPr>
          <w:ilvl w:val="1"/>
          <w:numId w:val="20"/>
        </w:numPr>
        <w:shd w:val="clear" w:color="auto" w:fill="FFFFFF"/>
      </w:pPr>
      <w:bookmarkStart w:id="248" w:name="OLE_LINK151"/>
      <w:bookmarkStart w:id="249" w:name="OLE_LINK152"/>
      <w:r>
        <w:t>Python v3.7 (running environment)</w:t>
      </w:r>
    </w:p>
    <w:p w14:paraId="7A4FE218" w14:textId="14A76E44" w:rsidR="00EC4946" w:rsidRDefault="00EC4946" w:rsidP="00155878">
      <w:pPr>
        <w:pStyle w:val="ListParagraph"/>
        <w:numPr>
          <w:ilvl w:val="1"/>
          <w:numId w:val="20"/>
        </w:numPr>
        <w:shd w:val="clear" w:color="auto" w:fill="FFFFFF"/>
      </w:pPr>
      <w:r>
        <w:t xml:space="preserve">If you use </w:t>
      </w:r>
      <w:proofErr w:type="spellStart"/>
      <w:r>
        <w:t>gnomAD</w:t>
      </w:r>
      <w:proofErr w:type="spellEnd"/>
      <w:r w:rsidR="00897565">
        <w:t xml:space="preserve"> (summary counts)</w:t>
      </w:r>
      <w:r>
        <w:t xml:space="preserve"> as control:</w:t>
      </w:r>
    </w:p>
    <w:p w14:paraId="1C47DEF0" w14:textId="101AF969" w:rsidR="00155878" w:rsidRDefault="00FE1A75" w:rsidP="00897565">
      <w:pPr>
        <w:pStyle w:val="ListParagraph"/>
        <w:numPr>
          <w:ilvl w:val="3"/>
          <w:numId w:val="20"/>
        </w:numPr>
        <w:shd w:val="clear" w:color="auto" w:fill="FFFFFF"/>
      </w:pPr>
      <w:r w:rsidRPr="00FE1A75">
        <w:t xml:space="preserve">counting_gnomad_w_optional_exclusion_list_3-1-2023.py </w:t>
      </w:r>
      <w:bookmarkStart w:id="250" w:name="OLE_LINK176"/>
      <w:bookmarkStart w:id="251" w:name="OLE_LINK192"/>
      <w:r w:rsidR="00155878">
        <w:t>(Appendix 2: TRAPD Script)</w:t>
      </w:r>
    </w:p>
    <w:bookmarkEnd w:id="250"/>
    <w:bookmarkEnd w:id="251"/>
    <w:p w14:paraId="159D1377" w14:textId="6BBD8A87" w:rsidR="00EC4946" w:rsidRPr="00E62291" w:rsidRDefault="00EC4946" w:rsidP="00547656">
      <w:pPr>
        <w:pStyle w:val="ListParagraph"/>
        <w:numPr>
          <w:ilvl w:val="1"/>
          <w:numId w:val="20"/>
        </w:numPr>
        <w:shd w:val="clear" w:color="auto" w:fill="FFFFFF"/>
        <w:rPr>
          <w:highlight w:val="yellow"/>
          <w:rPrChange w:id="252" w:author="He, Wen" w:date="2023-03-29T10:14:00Z">
            <w:rPr/>
          </w:rPrChange>
        </w:rPr>
      </w:pPr>
      <w:r w:rsidRPr="00E62291">
        <w:rPr>
          <w:highlight w:val="yellow"/>
          <w:rPrChange w:id="253" w:author="He, Wen" w:date="2023-03-29T10:14:00Z">
            <w:rPr/>
          </w:rPrChange>
        </w:rPr>
        <w:t xml:space="preserve">If you have </w:t>
      </w:r>
      <w:r w:rsidR="002A7FDB" w:rsidRPr="00E62291">
        <w:rPr>
          <w:highlight w:val="yellow"/>
          <w:rPrChange w:id="254" w:author="He, Wen" w:date="2023-03-29T10:14:00Z">
            <w:rPr/>
          </w:rPrChange>
        </w:rPr>
        <w:t>individual-level</w:t>
      </w:r>
      <w:r w:rsidRPr="00E62291">
        <w:rPr>
          <w:highlight w:val="yellow"/>
          <w:rPrChange w:id="255" w:author="He, Wen" w:date="2023-03-29T10:14:00Z">
            <w:rPr/>
          </w:rPrChange>
        </w:rPr>
        <w:t xml:space="preserve"> data for case and controls, use this script on both:</w:t>
      </w:r>
    </w:p>
    <w:p w14:paraId="17554B32" w14:textId="0EE6AE8C" w:rsidR="00A447A3" w:rsidRPr="00E62291" w:rsidRDefault="00A447A3" w:rsidP="00A447A3">
      <w:pPr>
        <w:pStyle w:val="ListParagraph"/>
        <w:numPr>
          <w:ilvl w:val="3"/>
          <w:numId w:val="20"/>
        </w:numPr>
        <w:shd w:val="clear" w:color="auto" w:fill="FFFFFF"/>
        <w:rPr>
          <w:highlight w:val="yellow"/>
          <w:rPrChange w:id="256" w:author="He, Wen" w:date="2023-03-29T10:14:00Z">
            <w:rPr/>
          </w:rPrChange>
        </w:rPr>
      </w:pPr>
      <w:bookmarkStart w:id="257" w:name="OLE_LINK49"/>
      <w:bookmarkStart w:id="258" w:name="OLE_LINK50"/>
      <w:r w:rsidRPr="00E62291">
        <w:rPr>
          <w:highlight w:val="yellow"/>
          <w:rPrChange w:id="259" w:author="He, Wen" w:date="2023-03-29T10:14:00Z">
            <w:rPr/>
          </w:rPrChange>
        </w:rPr>
        <w:t xml:space="preserve">For step2: </w:t>
      </w:r>
      <w:r w:rsidRPr="00E62291">
        <w:rPr>
          <w:highlight w:val="yellow"/>
          <w:rPrChange w:id="260" w:author="He, Wen" w:date="2023-03-29T10:14:00Z">
            <w:rPr/>
          </w:rPrChange>
        </w:rPr>
        <w:br/>
        <w:t>counting_controls_w_optional_exclusion_list_11-2-2022 (Appendix 2: TRAPD Script)</w:t>
      </w:r>
    </w:p>
    <w:p w14:paraId="7A9D9887" w14:textId="5D75E533" w:rsidR="00547656" w:rsidRPr="00E62291" w:rsidRDefault="00A447A3" w:rsidP="00897565">
      <w:pPr>
        <w:pStyle w:val="ListParagraph"/>
        <w:numPr>
          <w:ilvl w:val="3"/>
          <w:numId w:val="20"/>
        </w:numPr>
        <w:shd w:val="clear" w:color="auto" w:fill="FFFFFF"/>
        <w:rPr>
          <w:highlight w:val="yellow"/>
          <w:rPrChange w:id="261" w:author="He, Wen" w:date="2023-03-29T10:14:00Z">
            <w:rPr/>
          </w:rPrChange>
        </w:rPr>
      </w:pPr>
      <w:r w:rsidRPr="00E62291">
        <w:rPr>
          <w:highlight w:val="yellow"/>
          <w:rPrChange w:id="262" w:author="He, Wen" w:date="2023-03-29T10:14:00Z">
            <w:rPr/>
          </w:rPrChange>
        </w:rPr>
        <w:t xml:space="preserve">For step3: </w:t>
      </w:r>
      <w:r w:rsidR="00FE1A75" w:rsidRPr="00E62291">
        <w:rPr>
          <w:highlight w:val="yellow"/>
          <w:rPrChange w:id="263" w:author="He, Wen" w:date="2023-03-29T10:14:00Z">
            <w:rPr/>
          </w:rPrChange>
        </w:rPr>
        <w:t>counting_individual_round0.9_w_optional_exclusion_list_ONLY_ONE_CASE_PER_GENE_2-22-2023</w:t>
      </w:r>
      <w:r w:rsidR="004D10F1" w:rsidRPr="00E62291">
        <w:rPr>
          <w:highlight w:val="yellow"/>
          <w:rPrChange w:id="264" w:author="He, Wen" w:date="2023-03-29T10:14:00Z">
            <w:rPr/>
          </w:rPrChange>
        </w:rPr>
        <w:t>.py</w:t>
      </w:r>
      <w:r w:rsidR="004D10F1" w:rsidRPr="00E62291" w:rsidDel="004D10F1">
        <w:rPr>
          <w:highlight w:val="yellow"/>
          <w:rPrChange w:id="265" w:author="He, Wen" w:date="2023-03-29T10:14:00Z">
            <w:rPr/>
          </w:rPrChange>
        </w:rPr>
        <w:t xml:space="preserve"> </w:t>
      </w:r>
      <w:bookmarkEnd w:id="257"/>
      <w:bookmarkEnd w:id="258"/>
      <w:r w:rsidR="00547656" w:rsidRPr="00E62291">
        <w:rPr>
          <w:highlight w:val="yellow"/>
          <w:rPrChange w:id="266" w:author="He, Wen" w:date="2023-03-29T10:14:00Z">
            <w:rPr/>
          </w:rPrChange>
        </w:rPr>
        <w:t>(Appendix 2: TRAPD Script)</w:t>
      </w:r>
    </w:p>
    <w:p w14:paraId="5C2F5F40" w14:textId="55F53AC5" w:rsidR="00547656" w:rsidRDefault="00D14F9D" w:rsidP="00547656">
      <w:pPr>
        <w:pStyle w:val="ListParagraph"/>
        <w:numPr>
          <w:ilvl w:val="1"/>
          <w:numId w:val="20"/>
        </w:numPr>
        <w:shd w:val="clear" w:color="auto" w:fill="FFFFFF"/>
      </w:pPr>
      <w:r w:rsidRPr="00D14F9D">
        <w:t>make_snpfile_no_ref_alt_len10_HC_HIGH_WH_2-19-2023.py</w:t>
      </w:r>
      <w:r w:rsidRPr="00547656">
        <w:t xml:space="preserve"> </w:t>
      </w:r>
      <w:r w:rsidR="00547656">
        <w:t>(Appendix 2: TRAPD Script)</w:t>
      </w:r>
    </w:p>
    <w:p w14:paraId="6C630C3F" w14:textId="77777777" w:rsidR="00547656" w:rsidRDefault="00547656" w:rsidP="00547656">
      <w:pPr>
        <w:pStyle w:val="ListParagraph"/>
        <w:shd w:val="clear" w:color="auto" w:fill="FFFFFF"/>
        <w:ind w:left="2340"/>
      </w:pPr>
    </w:p>
    <w:bookmarkEnd w:id="248"/>
    <w:bookmarkEnd w:id="249"/>
    <w:p w14:paraId="0C405564" w14:textId="74967B41" w:rsidR="00155878" w:rsidRDefault="00155878" w:rsidP="00155878">
      <w:pPr>
        <w:pStyle w:val="ListParagraph"/>
        <w:numPr>
          <w:ilvl w:val="0"/>
          <w:numId w:val="20"/>
        </w:numPr>
        <w:shd w:val="clear" w:color="auto" w:fill="FFFFFF"/>
      </w:pPr>
      <w:r>
        <w:t>Input:</w:t>
      </w:r>
    </w:p>
    <w:p w14:paraId="14E232F8" w14:textId="185CE06B" w:rsidR="00547656" w:rsidRDefault="00547656" w:rsidP="00547656">
      <w:pPr>
        <w:pStyle w:val="ListParagraph"/>
        <w:numPr>
          <w:ilvl w:val="1"/>
          <w:numId w:val="20"/>
        </w:numPr>
        <w:shd w:val="clear" w:color="auto" w:fill="FFFFFF"/>
      </w:pPr>
      <w:bookmarkStart w:id="267" w:name="OLE_LINK153"/>
      <w:bookmarkStart w:id="268" w:name="OLE_LINK154"/>
      <w:r>
        <w:t>Case_</w:t>
      </w:r>
      <w:r w:rsidR="005A5866">
        <w:t>synonymous</w:t>
      </w:r>
      <w:r>
        <w:t>_QC</w:t>
      </w:r>
      <w:r w:rsidR="00FE1A75">
        <w:t>6</w:t>
      </w:r>
      <w:r>
        <w:t>.vcf</w:t>
      </w:r>
    </w:p>
    <w:p w14:paraId="4C035823" w14:textId="37FC8109" w:rsidR="00547656" w:rsidRDefault="00547656" w:rsidP="00547656">
      <w:pPr>
        <w:pStyle w:val="ListParagraph"/>
        <w:numPr>
          <w:ilvl w:val="1"/>
          <w:numId w:val="20"/>
        </w:numPr>
        <w:shd w:val="clear" w:color="auto" w:fill="FFFFFF"/>
      </w:pPr>
      <w:bookmarkStart w:id="269" w:name="OLE_LINK157"/>
      <w:bookmarkStart w:id="270" w:name="OLE_LINK158"/>
      <w:bookmarkEnd w:id="267"/>
      <w:bookmarkEnd w:id="268"/>
      <w:del w:id="271" w:author="He, Wen" w:date="2023-03-28T23:40:00Z">
        <w:r w:rsidRPr="00D15F96" w:rsidDel="003F6AA5">
          <w:delText xml:space="preserve">Control_ </w:delText>
        </w:r>
        <w:r w:rsidR="005A5866" w:rsidDel="003F6AA5">
          <w:delText>syno</w:delText>
        </w:r>
      </w:del>
      <w:ins w:id="272" w:author="He, Wen" w:date="2023-03-28T23:40:00Z">
        <w:r w:rsidR="003F6AA5">
          <w:t>Control_syno</w:t>
        </w:r>
      </w:ins>
      <w:r w:rsidR="005A5866">
        <w:t>nymous</w:t>
      </w:r>
      <w:r w:rsidRPr="00D15F96">
        <w:t>_QC</w:t>
      </w:r>
      <w:r w:rsidR="00FE1A75">
        <w:t>6</w:t>
      </w:r>
      <w:r w:rsidRPr="00D15F96">
        <w:t>.</w:t>
      </w:r>
      <w:bookmarkEnd w:id="269"/>
      <w:bookmarkEnd w:id="270"/>
      <w:r w:rsidRPr="00D15F96">
        <w:t>vcf</w:t>
      </w:r>
    </w:p>
    <w:p w14:paraId="1B188A4A" w14:textId="3C858E45" w:rsidR="00155878" w:rsidRDefault="00155878" w:rsidP="00155878">
      <w:pPr>
        <w:pStyle w:val="ListParagraph"/>
        <w:numPr>
          <w:ilvl w:val="0"/>
          <w:numId w:val="20"/>
        </w:numPr>
        <w:shd w:val="clear" w:color="auto" w:fill="FFFFFF"/>
      </w:pPr>
      <w:r>
        <w:t>Output:</w:t>
      </w:r>
    </w:p>
    <w:p w14:paraId="65653428" w14:textId="795A95B2" w:rsidR="008B24C7" w:rsidRDefault="008B24C7" w:rsidP="008B24C7">
      <w:pPr>
        <w:pStyle w:val="ListParagraph"/>
        <w:numPr>
          <w:ilvl w:val="1"/>
          <w:numId w:val="20"/>
        </w:numPr>
        <w:shd w:val="clear" w:color="auto" w:fill="FFFFFF"/>
      </w:pPr>
      <w:r>
        <w:t>SNP list files</w:t>
      </w:r>
      <w:r w:rsidR="004470D6">
        <w:t>:</w:t>
      </w:r>
    </w:p>
    <w:p w14:paraId="60BA6919" w14:textId="777858A7" w:rsidR="008B24C7" w:rsidRDefault="004470D6" w:rsidP="008B24C7">
      <w:pPr>
        <w:pStyle w:val="ListParagraph"/>
        <w:numPr>
          <w:ilvl w:val="3"/>
          <w:numId w:val="20"/>
        </w:numPr>
        <w:shd w:val="clear" w:color="auto" w:fill="FFFFFF"/>
      </w:pPr>
      <w:r>
        <w:t>Case_</w:t>
      </w:r>
      <w:r w:rsidR="005A5866">
        <w:t>synonymous</w:t>
      </w:r>
      <w:r>
        <w:t>_QC</w:t>
      </w:r>
      <w:r w:rsidR="00FE1A75">
        <w:t>6</w:t>
      </w:r>
      <w:r w:rsidRPr="00547656">
        <w:t>_</w:t>
      </w:r>
      <w:r w:rsidRPr="004470D6">
        <w:t xml:space="preserve"> </w:t>
      </w:r>
      <w:r w:rsidR="00547656">
        <w:t>snplist.txt</w:t>
      </w:r>
    </w:p>
    <w:p w14:paraId="18866475" w14:textId="6BC79DCA" w:rsidR="00D56F67" w:rsidRDefault="008B24C7" w:rsidP="00D56F67">
      <w:pPr>
        <w:pStyle w:val="ListParagraph"/>
        <w:numPr>
          <w:ilvl w:val="3"/>
          <w:numId w:val="20"/>
        </w:numPr>
        <w:shd w:val="clear" w:color="auto" w:fill="FFFFFF"/>
      </w:pPr>
      <w:r>
        <w:t>Contro</w:t>
      </w:r>
      <w:r w:rsidR="004470D6">
        <w:t>l_</w:t>
      </w:r>
      <w:r w:rsidR="005A5866">
        <w:t>synonymous</w:t>
      </w:r>
      <w:r w:rsidR="004470D6">
        <w:t>_QC</w:t>
      </w:r>
      <w:r w:rsidR="00FE1A75">
        <w:t>6</w:t>
      </w:r>
      <w:r>
        <w:t>_snplist.txt</w:t>
      </w:r>
    </w:p>
    <w:p w14:paraId="3CA6C724" w14:textId="77777777" w:rsidR="00D56F67" w:rsidRDefault="00D56F67" w:rsidP="00D56F67">
      <w:pPr>
        <w:pStyle w:val="ListParagraph"/>
        <w:shd w:val="clear" w:color="auto" w:fill="FFFFFF"/>
        <w:ind w:left="2880"/>
      </w:pPr>
    </w:p>
    <w:p w14:paraId="3083EB1C" w14:textId="08C5115C" w:rsidR="0035031C" w:rsidRDefault="0035031C" w:rsidP="008B24C7">
      <w:pPr>
        <w:pStyle w:val="ListParagraph"/>
        <w:shd w:val="clear" w:color="auto" w:fill="FFFFFF"/>
        <w:ind w:left="2160"/>
      </w:pPr>
      <w:bookmarkStart w:id="273" w:name="OLE_LINK262"/>
      <w:bookmarkStart w:id="274" w:name="OLE_LINK263"/>
      <w:r>
        <w:t xml:space="preserve">The </w:t>
      </w:r>
      <w:r w:rsidR="00897565">
        <w:t xml:space="preserve">SNP </w:t>
      </w:r>
      <w:r>
        <w:t>list file will contain 2 columns:</w:t>
      </w:r>
    </w:p>
    <w:p w14:paraId="7FD5F35D" w14:textId="1A0E23DF" w:rsidR="0035031C" w:rsidRDefault="0035031C" w:rsidP="0035031C">
      <w:pPr>
        <w:pStyle w:val="ListParagraph"/>
        <w:numPr>
          <w:ilvl w:val="3"/>
          <w:numId w:val="7"/>
        </w:numPr>
        <w:shd w:val="clear" w:color="auto" w:fill="FFFFFF"/>
      </w:pPr>
      <w:r>
        <w:t>#GENE: gene name</w:t>
      </w:r>
    </w:p>
    <w:p w14:paraId="4802504E" w14:textId="77B14E54" w:rsidR="0035031C" w:rsidRDefault="0035031C" w:rsidP="0035031C">
      <w:pPr>
        <w:pStyle w:val="ListParagraph"/>
        <w:numPr>
          <w:ilvl w:val="3"/>
          <w:numId w:val="7"/>
        </w:numPr>
        <w:shd w:val="clear" w:color="auto" w:fill="FFFFFF"/>
      </w:pPr>
      <w:r>
        <w:t xml:space="preserve">SNPS: A list of variants counted for the gene (separated by “,”) </w:t>
      </w:r>
    </w:p>
    <w:p w14:paraId="638C4BDE" w14:textId="2D0643F7" w:rsidR="008B24C7" w:rsidRDefault="008B24C7" w:rsidP="008B24C7">
      <w:pPr>
        <w:pStyle w:val="ListParagraph"/>
        <w:shd w:val="clear" w:color="auto" w:fill="FFFFFF"/>
        <w:ind w:left="2160"/>
      </w:pPr>
      <w:r>
        <w:lastRenderedPageBreak/>
        <w:t>Example:</w:t>
      </w:r>
    </w:p>
    <w:bookmarkEnd w:id="273"/>
    <w:bookmarkEnd w:id="274"/>
    <w:p w14:paraId="20F50EBE" w14:textId="566E4530" w:rsidR="0035031C" w:rsidRDefault="0035031C" w:rsidP="0035031C">
      <w:pPr>
        <w:pStyle w:val="ListParagraph"/>
        <w:shd w:val="clear" w:color="auto" w:fill="FFFFFF"/>
        <w:ind w:left="2160"/>
      </w:pPr>
      <w:r>
        <w:t>#GENE</w:t>
      </w:r>
      <w:r>
        <w:tab/>
      </w:r>
      <w:r>
        <w:tab/>
        <w:t>SNPS</w:t>
      </w:r>
    </w:p>
    <w:p w14:paraId="74435335" w14:textId="77777777" w:rsidR="0035031C" w:rsidRDefault="0035031C" w:rsidP="0035031C">
      <w:pPr>
        <w:pStyle w:val="ListParagraph"/>
        <w:shd w:val="clear" w:color="auto" w:fill="FFFFFF"/>
        <w:ind w:left="2160"/>
      </w:pPr>
      <w:r>
        <w:t>SAMD11</w:t>
      </w:r>
      <w:r>
        <w:tab/>
        <w:t>1:925973:</w:t>
      </w:r>
      <w:proofErr w:type="gramStart"/>
      <w:r>
        <w:t>C:T</w:t>
      </w:r>
      <w:proofErr w:type="gramEnd"/>
      <w:r>
        <w:t>,1:930248:G:A</w:t>
      </w:r>
    </w:p>
    <w:p w14:paraId="55DBFD55" w14:textId="5CD85213" w:rsidR="0035031C" w:rsidRDefault="0035031C" w:rsidP="0035031C">
      <w:pPr>
        <w:pStyle w:val="ListParagraph"/>
        <w:shd w:val="clear" w:color="auto" w:fill="FFFFFF"/>
        <w:ind w:left="2160"/>
      </w:pPr>
      <w:r>
        <w:t>NOC2L</w:t>
      </w:r>
      <w:r>
        <w:tab/>
      </w:r>
      <w:r>
        <w:tab/>
        <w:t>1:945122:</w:t>
      </w:r>
      <w:proofErr w:type="gramStart"/>
      <w:r>
        <w:t>C:T</w:t>
      </w:r>
      <w:proofErr w:type="gramEnd"/>
      <w:r>
        <w:t>,1:946207:C:T,1:946222:C:T</w:t>
      </w:r>
    </w:p>
    <w:p w14:paraId="59F2B2E5" w14:textId="211FB733" w:rsidR="008B24C7" w:rsidRDefault="0035031C" w:rsidP="00897565">
      <w:pPr>
        <w:pStyle w:val="ListParagraph"/>
        <w:shd w:val="clear" w:color="auto" w:fill="FFFFFF"/>
        <w:ind w:left="2160"/>
      </w:pPr>
      <w:r>
        <w:t>KLHL17</w:t>
      </w:r>
      <w:r>
        <w:tab/>
      </w:r>
      <w:r>
        <w:tab/>
      </w:r>
      <w:proofErr w:type="gramStart"/>
      <w:r>
        <w:t>1:962424:A</w:t>
      </w:r>
      <w:proofErr w:type="gramEnd"/>
      <w:r>
        <w:t>:G,1:962442:G:A,1:963994:G:</w:t>
      </w:r>
      <w:r w:rsidR="00897565">
        <w:t>An</w:t>
      </w:r>
    </w:p>
    <w:p w14:paraId="118F91F5" w14:textId="77777777" w:rsidR="00897565" w:rsidRDefault="00897565" w:rsidP="00897565">
      <w:pPr>
        <w:pStyle w:val="ListParagraph"/>
        <w:shd w:val="clear" w:color="auto" w:fill="FFFFFF"/>
        <w:ind w:left="2160"/>
      </w:pPr>
    </w:p>
    <w:p w14:paraId="1C091442" w14:textId="54BC3CB4" w:rsidR="00EC4946" w:rsidRDefault="008B24C7" w:rsidP="00897565">
      <w:pPr>
        <w:pStyle w:val="ListParagraph"/>
        <w:numPr>
          <w:ilvl w:val="1"/>
          <w:numId w:val="20"/>
        </w:numPr>
        <w:shd w:val="clear" w:color="auto" w:fill="FFFFFF"/>
      </w:pPr>
      <w:r>
        <w:t xml:space="preserve">Gene count files </w:t>
      </w:r>
    </w:p>
    <w:p w14:paraId="29E75EB7" w14:textId="003C4801" w:rsidR="00897565" w:rsidRDefault="00897565" w:rsidP="00897565">
      <w:pPr>
        <w:pStyle w:val="ListParagraph"/>
        <w:numPr>
          <w:ilvl w:val="3"/>
          <w:numId w:val="20"/>
        </w:numPr>
        <w:shd w:val="clear" w:color="auto" w:fill="FFFFFF"/>
      </w:pPr>
      <w:r>
        <w:t xml:space="preserve">If you use </w:t>
      </w:r>
      <w:proofErr w:type="spellStart"/>
      <w:r>
        <w:t>gnomAD</w:t>
      </w:r>
      <w:proofErr w:type="spellEnd"/>
      <w:r>
        <w:t xml:space="preserve"> summary counts as cont</w:t>
      </w:r>
      <w:r w:rsidR="00D51C21">
        <w:t>ro</w:t>
      </w:r>
      <w:r>
        <w:t>l</w:t>
      </w:r>
      <w:r w:rsidR="00D30854">
        <w:t xml:space="preserve">, you will follow the script for getting </w:t>
      </w:r>
      <w:proofErr w:type="spellStart"/>
      <w:r w:rsidR="00D30854">
        <w:t>gnomAD</w:t>
      </w:r>
      <w:proofErr w:type="spellEnd"/>
      <w:r w:rsidR="00D30854">
        <w:t xml:space="preserve"> gene counts (specified in “</w:t>
      </w:r>
      <w:r w:rsidR="00D30854" w:rsidRPr="00547656">
        <w:t>Command lines to run</w:t>
      </w:r>
      <w:r w:rsidR="00D30854">
        <w:t>” below). The output file is</w:t>
      </w:r>
      <w:r>
        <w:t>:</w:t>
      </w:r>
    </w:p>
    <w:p w14:paraId="2C52E01A" w14:textId="6CEF19D9" w:rsidR="00897565" w:rsidRDefault="00D30854" w:rsidP="00897565">
      <w:pPr>
        <w:pStyle w:val="ListParagraph"/>
        <w:numPr>
          <w:ilvl w:val="4"/>
          <w:numId w:val="31"/>
        </w:numPr>
        <w:shd w:val="clear" w:color="auto" w:fill="FFFFFF"/>
      </w:pPr>
      <w:del w:id="275" w:author="He, Wen" w:date="2023-03-28T23:40:00Z">
        <w:r w:rsidDel="003F6AA5">
          <w:delText>control</w:delText>
        </w:r>
        <w:r w:rsidR="00EC4946" w:rsidRPr="00D15F96" w:rsidDel="003F6AA5">
          <w:delText xml:space="preserve">_ </w:delText>
        </w:r>
        <w:r w:rsidR="00EC4946" w:rsidDel="003F6AA5">
          <w:delText>syno</w:delText>
        </w:r>
      </w:del>
      <w:ins w:id="276" w:author="He, Wen" w:date="2023-03-28T23:40:00Z">
        <w:r w:rsidR="003F6AA5">
          <w:t>Control_syno</w:t>
        </w:r>
      </w:ins>
      <w:r w:rsidR="00EC4946">
        <w:t>nymous</w:t>
      </w:r>
      <w:r w:rsidR="00EC4946" w:rsidRPr="00D15F96">
        <w:t>_</w:t>
      </w:r>
      <w:r w:rsidR="00EC4946" w:rsidRPr="00547656">
        <w:t>QC</w:t>
      </w:r>
      <w:r w:rsidR="00EC4946">
        <w:t>7.gene_count.txt</w:t>
      </w:r>
    </w:p>
    <w:p w14:paraId="3486269B" w14:textId="24A5BC3E" w:rsidR="00D56F67" w:rsidRDefault="00897565" w:rsidP="00D56F67">
      <w:pPr>
        <w:pStyle w:val="ListParagraph"/>
        <w:shd w:val="clear" w:color="auto" w:fill="FFFFFF"/>
        <w:ind w:left="2160" w:firstLine="360"/>
      </w:pPr>
      <w:r>
        <w:t xml:space="preserve">The </w:t>
      </w:r>
      <w:proofErr w:type="spellStart"/>
      <w:r>
        <w:t>gnomAD</w:t>
      </w:r>
      <w:proofErr w:type="spellEnd"/>
      <w:r>
        <w:t xml:space="preserve"> gene</w:t>
      </w:r>
      <w:r w:rsidR="00D56F67">
        <w:t xml:space="preserve"> </w:t>
      </w:r>
      <w:r>
        <w:t>count file will contain Six columns:</w:t>
      </w:r>
    </w:p>
    <w:p w14:paraId="03AF87D6" w14:textId="77777777" w:rsidR="00D56F67" w:rsidRDefault="00D56F67" w:rsidP="00D56F67">
      <w:pPr>
        <w:pStyle w:val="ListParagraph"/>
        <w:shd w:val="clear" w:color="auto" w:fill="FFFFFF"/>
        <w:ind w:left="2160" w:firstLine="360"/>
      </w:pPr>
      <w:r>
        <w:t>1. #GENE: gene name</w:t>
      </w:r>
    </w:p>
    <w:p w14:paraId="30B3474E" w14:textId="780B1643" w:rsidR="00D56F67" w:rsidRDefault="00D56F67" w:rsidP="00D56F67">
      <w:pPr>
        <w:pStyle w:val="ListParagraph"/>
        <w:shd w:val="clear" w:color="auto" w:fill="FFFFFF"/>
        <w:ind w:left="2160" w:firstLine="360"/>
      </w:pPr>
      <w:r>
        <w:t xml:space="preserve">2. HET_IND_FREQ: </w:t>
      </w:r>
      <w:r w:rsidR="00D30854">
        <w:t>F</w:t>
      </w:r>
      <w:r w:rsidR="00AB6275">
        <w:t>requency of individuals carrying at least one qualifying variant in the gene</w:t>
      </w:r>
    </w:p>
    <w:p w14:paraId="455B9647" w14:textId="5C61FCED" w:rsidR="00D51C21" w:rsidRDefault="00D56F67" w:rsidP="00D56F67">
      <w:pPr>
        <w:pStyle w:val="ListParagraph"/>
        <w:shd w:val="clear" w:color="auto" w:fill="FFFFFF"/>
        <w:ind w:left="2160" w:firstLine="360"/>
      </w:pPr>
      <w:r>
        <w:t xml:space="preserve">3. HOM_IND_FREQ: </w:t>
      </w:r>
      <w:r w:rsidR="00AB6275">
        <w:t>Frequency of individuals carrying at least one qualifying variant in the gene.</w:t>
      </w:r>
    </w:p>
    <w:p w14:paraId="2E1DBC92" w14:textId="1ABDA261" w:rsidR="00D56F67" w:rsidRDefault="00D56F67" w:rsidP="00D56F67">
      <w:pPr>
        <w:pStyle w:val="ListParagraph"/>
        <w:shd w:val="clear" w:color="auto" w:fill="FFFFFF"/>
        <w:ind w:left="2160" w:firstLine="360"/>
      </w:pPr>
      <w:r>
        <w:t xml:space="preserve">4. </w:t>
      </w:r>
      <w:r w:rsidRPr="002F26E9">
        <w:t xml:space="preserve">SMALLEST_IND_NUMBER: </w:t>
      </w:r>
      <w:r w:rsidR="00C83755">
        <w:t xml:space="preserve">Because not all qualifying variants </w:t>
      </w:r>
      <w:proofErr w:type="gramStart"/>
      <w:r w:rsidR="00C83755">
        <w:t>in a given</w:t>
      </w:r>
      <w:proofErr w:type="gramEnd"/>
      <w:r w:rsidR="00C83755">
        <w:t xml:space="preserve"> gene may be well genotyped in all individuals in the cohort, this parameter determines for each qualifying variant the number of individuals in the cohort who are well genotyped, then takes the smallest of these numbers. This number is then used in the calculations to estimate counts of individuals with qualifying variants. </w:t>
      </w:r>
    </w:p>
    <w:p w14:paraId="3CA834AB" w14:textId="21F33B1F" w:rsidR="00D56F67" w:rsidRDefault="00D56F67" w:rsidP="00D56F67">
      <w:pPr>
        <w:pStyle w:val="ListParagraph"/>
        <w:shd w:val="clear" w:color="auto" w:fill="FFFFFF"/>
        <w:ind w:left="2160" w:firstLine="360"/>
      </w:pPr>
      <w:r>
        <w:t>5. HET_IND</w:t>
      </w:r>
      <w:r w:rsidR="002117C4">
        <w:t>_EST</w:t>
      </w:r>
      <w:r>
        <w:t xml:space="preserve">_COUNT: </w:t>
      </w:r>
      <w:r w:rsidR="00770B2E">
        <w:t>Estimate</w:t>
      </w:r>
      <w:r w:rsidR="009B5941">
        <w:t>d</w:t>
      </w:r>
      <w:r w:rsidR="002A7FDB">
        <w:t xml:space="preserve"> </w:t>
      </w:r>
      <w:r w:rsidR="00770B2E">
        <w:t>number</w:t>
      </w:r>
      <w:r>
        <w:t xml:space="preserve"> of individuals carrying at least one heterozygous qualifying variant in the gene</w:t>
      </w:r>
      <w:r w:rsidR="00AB6275">
        <w:t>.</w:t>
      </w:r>
    </w:p>
    <w:p w14:paraId="61DD18AA" w14:textId="1966D8A0" w:rsidR="00D56F67" w:rsidRDefault="00D56F67" w:rsidP="00D56F67">
      <w:pPr>
        <w:pStyle w:val="ListParagraph"/>
        <w:shd w:val="clear" w:color="auto" w:fill="FFFFFF"/>
        <w:ind w:left="2160" w:firstLine="360"/>
      </w:pPr>
      <w:r>
        <w:t>6. HOM_IND_</w:t>
      </w:r>
      <w:r w:rsidR="002117C4">
        <w:t>EST_</w:t>
      </w:r>
      <w:r>
        <w:t xml:space="preserve">COUNT: </w:t>
      </w:r>
      <w:r w:rsidR="00770B2E">
        <w:t>Estimate</w:t>
      </w:r>
      <w:r w:rsidR="009B5941">
        <w:t>d</w:t>
      </w:r>
      <w:r w:rsidR="002A7FDB">
        <w:t xml:space="preserve"> </w:t>
      </w:r>
      <w:r w:rsidR="00770B2E">
        <w:t>number</w:t>
      </w:r>
      <w:r>
        <w:t xml:space="preserve"> of individuals carrying at least one homozygous qualifying variant in the gene.</w:t>
      </w:r>
    </w:p>
    <w:p w14:paraId="6C14953A" w14:textId="44ED6233" w:rsidR="00D56F67" w:rsidRDefault="00D56F67" w:rsidP="00D56F67">
      <w:pPr>
        <w:pStyle w:val="ListParagraph"/>
        <w:shd w:val="clear" w:color="auto" w:fill="FFFFFF"/>
        <w:ind w:left="2160" w:firstLine="360"/>
      </w:pPr>
      <w:r>
        <w:t>Example of gene count file:</w:t>
      </w:r>
    </w:p>
    <w:tbl>
      <w:tblPr>
        <w:tblW w:w="8850"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766"/>
        <w:gridCol w:w="1232"/>
        <w:gridCol w:w="1766"/>
        <w:gridCol w:w="1559"/>
        <w:gridCol w:w="1641"/>
      </w:tblGrid>
      <w:tr w:rsidR="002117C4" w:rsidRPr="000538DD" w14:paraId="15BCA105" w14:textId="77777777" w:rsidTr="002117C4">
        <w:trPr>
          <w:trHeight w:val="320"/>
        </w:trPr>
        <w:tc>
          <w:tcPr>
            <w:tcW w:w="1025" w:type="dxa"/>
            <w:shd w:val="clear" w:color="auto" w:fill="auto"/>
            <w:noWrap/>
            <w:vAlign w:val="bottom"/>
            <w:hideMark/>
          </w:tcPr>
          <w:p w14:paraId="6CADC24F" w14:textId="77777777"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#GENE</w:t>
            </w:r>
          </w:p>
        </w:tc>
        <w:tc>
          <w:tcPr>
            <w:tcW w:w="1522" w:type="dxa"/>
            <w:shd w:val="clear" w:color="auto" w:fill="auto"/>
            <w:noWrap/>
            <w:vAlign w:val="bottom"/>
            <w:hideMark/>
          </w:tcPr>
          <w:p w14:paraId="610454CC" w14:textId="77777777"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HET_IND_FREQ</w:t>
            </w:r>
          </w:p>
        </w:tc>
        <w:tc>
          <w:tcPr>
            <w:tcW w:w="1252" w:type="dxa"/>
            <w:shd w:val="clear" w:color="auto" w:fill="auto"/>
            <w:noWrap/>
            <w:vAlign w:val="bottom"/>
            <w:hideMark/>
          </w:tcPr>
          <w:p w14:paraId="7E35F8F0" w14:textId="77777777"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HOM_IND_FREQ</w:t>
            </w:r>
          </w:p>
        </w:tc>
        <w:tc>
          <w:tcPr>
            <w:tcW w:w="1797" w:type="dxa"/>
            <w:shd w:val="clear" w:color="auto" w:fill="auto"/>
            <w:noWrap/>
            <w:vAlign w:val="bottom"/>
            <w:hideMark/>
          </w:tcPr>
          <w:p w14:paraId="779BFF6D" w14:textId="77777777"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SMALLEST_IND_NUMBER</w:t>
            </w:r>
          </w:p>
        </w:tc>
        <w:tc>
          <w:tcPr>
            <w:tcW w:w="1586" w:type="dxa"/>
            <w:shd w:val="clear" w:color="auto" w:fill="auto"/>
            <w:noWrap/>
            <w:vAlign w:val="bottom"/>
            <w:hideMark/>
          </w:tcPr>
          <w:p w14:paraId="36A2FCB2" w14:textId="35997018"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HET_IND_</w:t>
            </w:r>
            <w:r w:rsidR="002117C4">
              <w:rPr>
                <w:rFonts w:ascii="Calibri" w:eastAsia="Times New Roman" w:hAnsi="Calibri" w:cs="Calibri"/>
                <w:color w:val="000000"/>
                <w:sz w:val="18"/>
                <w:szCs w:val="18"/>
                <w:lang w:eastAsia="zh-CN"/>
              </w:rPr>
              <w:t>EST_</w:t>
            </w:r>
            <w:r w:rsidRPr="000538DD">
              <w:rPr>
                <w:rFonts w:ascii="Calibri" w:eastAsia="Times New Roman" w:hAnsi="Calibri" w:cs="Calibri"/>
                <w:color w:val="000000"/>
                <w:sz w:val="18"/>
                <w:szCs w:val="18"/>
                <w:lang w:eastAsia="zh-CN"/>
              </w:rPr>
              <w:t>COUNT</w:t>
            </w:r>
          </w:p>
        </w:tc>
        <w:tc>
          <w:tcPr>
            <w:tcW w:w="1668" w:type="dxa"/>
            <w:shd w:val="clear" w:color="auto" w:fill="auto"/>
            <w:noWrap/>
            <w:vAlign w:val="bottom"/>
            <w:hideMark/>
          </w:tcPr>
          <w:p w14:paraId="25C51B7F" w14:textId="58A82942"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HOM_IND_</w:t>
            </w:r>
            <w:r w:rsidR="002117C4">
              <w:rPr>
                <w:rFonts w:ascii="Calibri" w:eastAsia="Times New Roman" w:hAnsi="Calibri" w:cs="Calibri"/>
                <w:color w:val="000000"/>
                <w:sz w:val="18"/>
                <w:szCs w:val="18"/>
                <w:lang w:eastAsia="zh-CN"/>
              </w:rPr>
              <w:t>EST_</w:t>
            </w:r>
            <w:r w:rsidRPr="000538DD">
              <w:rPr>
                <w:rFonts w:ascii="Calibri" w:eastAsia="Times New Roman" w:hAnsi="Calibri" w:cs="Calibri"/>
                <w:color w:val="000000"/>
                <w:sz w:val="18"/>
                <w:szCs w:val="18"/>
                <w:lang w:eastAsia="zh-CN"/>
              </w:rPr>
              <w:t>COUNT</w:t>
            </w:r>
          </w:p>
        </w:tc>
      </w:tr>
      <w:tr w:rsidR="002117C4" w:rsidRPr="000538DD" w14:paraId="6898E650" w14:textId="77777777" w:rsidTr="002117C4">
        <w:trPr>
          <w:trHeight w:val="320"/>
        </w:trPr>
        <w:tc>
          <w:tcPr>
            <w:tcW w:w="1025" w:type="dxa"/>
            <w:shd w:val="clear" w:color="auto" w:fill="auto"/>
            <w:noWrap/>
            <w:hideMark/>
          </w:tcPr>
          <w:p w14:paraId="0079F40B" w14:textId="5F607D8C"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SAMD11</w:t>
            </w:r>
          </w:p>
        </w:tc>
        <w:tc>
          <w:tcPr>
            <w:tcW w:w="1522" w:type="dxa"/>
            <w:shd w:val="clear" w:color="auto" w:fill="auto"/>
            <w:noWrap/>
            <w:hideMark/>
          </w:tcPr>
          <w:p w14:paraId="6193F873" w14:textId="6172C57A"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0.0007999491385682687</w:t>
            </w:r>
          </w:p>
        </w:tc>
        <w:tc>
          <w:tcPr>
            <w:tcW w:w="1252" w:type="dxa"/>
            <w:shd w:val="clear" w:color="auto" w:fill="auto"/>
            <w:noWrap/>
            <w:hideMark/>
          </w:tcPr>
          <w:p w14:paraId="04AF454C" w14:textId="5151B728"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c>
          <w:tcPr>
            <w:tcW w:w="1797" w:type="dxa"/>
            <w:shd w:val="clear" w:color="auto" w:fill="auto"/>
            <w:noWrap/>
            <w:hideMark/>
          </w:tcPr>
          <w:p w14:paraId="53023AAB" w14:textId="73C2CF9F"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19517.0</w:t>
            </w:r>
          </w:p>
        </w:tc>
        <w:tc>
          <w:tcPr>
            <w:tcW w:w="1586" w:type="dxa"/>
            <w:shd w:val="clear" w:color="auto" w:fill="auto"/>
            <w:noWrap/>
            <w:hideMark/>
          </w:tcPr>
          <w:p w14:paraId="17918598" w14:textId="130B8D2D"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16.0</w:t>
            </w:r>
          </w:p>
        </w:tc>
        <w:tc>
          <w:tcPr>
            <w:tcW w:w="1668" w:type="dxa"/>
            <w:shd w:val="clear" w:color="auto" w:fill="auto"/>
            <w:noWrap/>
            <w:hideMark/>
          </w:tcPr>
          <w:p w14:paraId="44BED908" w14:textId="061E24EF"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r>
      <w:tr w:rsidR="002117C4" w:rsidRPr="000538DD" w14:paraId="7560D761" w14:textId="77777777" w:rsidTr="002117C4">
        <w:trPr>
          <w:trHeight w:val="320"/>
        </w:trPr>
        <w:tc>
          <w:tcPr>
            <w:tcW w:w="1025" w:type="dxa"/>
            <w:shd w:val="clear" w:color="auto" w:fill="auto"/>
            <w:noWrap/>
            <w:hideMark/>
          </w:tcPr>
          <w:p w14:paraId="4CC8862B" w14:textId="1B2F60E5"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NOC2L</w:t>
            </w:r>
          </w:p>
        </w:tc>
        <w:tc>
          <w:tcPr>
            <w:tcW w:w="1522" w:type="dxa"/>
            <w:shd w:val="clear" w:color="auto" w:fill="auto"/>
            <w:noWrap/>
            <w:hideMark/>
          </w:tcPr>
          <w:p w14:paraId="43D00A2B" w14:textId="6A43CA81"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c>
          <w:tcPr>
            <w:tcW w:w="1252" w:type="dxa"/>
            <w:shd w:val="clear" w:color="auto" w:fill="auto"/>
            <w:noWrap/>
            <w:hideMark/>
          </w:tcPr>
          <w:p w14:paraId="1F22F8B4" w14:textId="6FE265B9"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c>
          <w:tcPr>
            <w:tcW w:w="1797" w:type="dxa"/>
            <w:shd w:val="clear" w:color="auto" w:fill="auto"/>
            <w:noWrap/>
            <w:hideMark/>
          </w:tcPr>
          <w:p w14:paraId="1BABC625" w14:textId="587460B9"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21369.0</w:t>
            </w:r>
          </w:p>
        </w:tc>
        <w:tc>
          <w:tcPr>
            <w:tcW w:w="1586" w:type="dxa"/>
            <w:shd w:val="clear" w:color="auto" w:fill="auto"/>
            <w:noWrap/>
            <w:hideMark/>
          </w:tcPr>
          <w:p w14:paraId="27DD2820" w14:textId="7C000EFC"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c>
          <w:tcPr>
            <w:tcW w:w="1668" w:type="dxa"/>
            <w:shd w:val="clear" w:color="auto" w:fill="auto"/>
            <w:noWrap/>
            <w:hideMark/>
          </w:tcPr>
          <w:p w14:paraId="6A590D51" w14:textId="5F6BBB38"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r>
    </w:tbl>
    <w:p w14:paraId="787DD949" w14:textId="77777777" w:rsidR="00D56F67" w:rsidRDefault="00D56F67" w:rsidP="00D56F67">
      <w:pPr>
        <w:pStyle w:val="ListParagraph"/>
        <w:shd w:val="clear" w:color="auto" w:fill="FFFFFF"/>
        <w:ind w:left="2160" w:firstLine="360"/>
      </w:pPr>
    </w:p>
    <w:p w14:paraId="6FF7EA7A" w14:textId="77777777" w:rsidR="00897565" w:rsidRDefault="00897565" w:rsidP="00897565">
      <w:pPr>
        <w:pStyle w:val="ListParagraph"/>
        <w:shd w:val="clear" w:color="auto" w:fill="FFFFFF"/>
        <w:ind w:left="2160"/>
      </w:pPr>
    </w:p>
    <w:p w14:paraId="282B6ACB" w14:textId="0F403D12" w:rsidR="00897565" w:rsidRDefault="00897565" w:rsidP="00897565">
      <w:pPr>
        <w:pStyle w:val="ListParagraph"/>
        <w:numPr>
          <w:ilvl w:val="3"/>
          <w:numId w:val="20"/>
        </w:numPr>
        <w:shd w:val="clear" w:color="auto" w:fill="FFFFFF"/>
      </w:pPr>
      <w:r>
        <w:t xml:space="preserve">If you use </w:t>
      </w:r>
      <w:r w:rsidR="002A7FDB">
        <w:t>individual-level</w:t>
      </w:r>
      <w:r>
        <w:t xml:space="preserve"> data for case and control, you will run </w:t>
      </w:r>
      <w:r w:rsidR="002A7FDB">
        <w:t xml:space="preserve">the </w:t>
      </w:r>
      <w:r>
        <w:t xml:space="preserve">script on case and control </w:t>
      </w:r>
      <w:r w:rsidR="00D56F67">
        <w:t xml:space="preserve">data both. You will </w:t>
      </w:r>
      <w:r>
        <w:t>get</w:t>
      </w:r>
      <w:r w:rsidR="00D56F67">
        <w:t xml:space="preserve"> output </w:t>
      </w:r>
      <w:r>
        <w:t>gene count file</w:t>
      </w:r>
      <w:r w:rsidR="00D56F67">
        <w:t>s</w:t>
      </w:r>
      <w:r>
        <w:t xml:space="preserve"> for </w:t>
      </w:r>
      <w:r w:rsidR="002A7FDB">
        <w:t xml:space="preserve">the </w:t>
      </w:r>
      <w:r>
        <w:t xml:space="preserve">case and </w:t>
      </w:r>
      <w:r w:rsidR="00D56F67">
        <w:t>control separately.</w:t>
      </w:r>
    </w:p>
    <w:p w14:paraId="7428C973" w14:textId="6AE4BEBE" w:rsidR="00EC4946" w:rsidRDefault="00897565" w:rsidP="00897565">
      <w:pPr>
        <w:pStyle w:val="ListParagraph"/>
        <w:numPr>
          <w:ilvl w:val="4"/>
          <w:numId w:val="31"/>
        </w:numPr>
        <w:shd w:val="clear" w:color="auto" w:fill="FFFFFF"/>
      </w:pPr>
      <w:r>
        <w:t>Individual_level_data_synonymous</w:t>
      </w:r>
      <w:r w:rsidRPr="00D15F96">
        <w:t>_</w:t>
      </w:r>
      <w:r w:rsidRPr="00547656">
        <w:t>QC</w:t>
      </w:r>
      <w:r>
        <w:t>7.gene_count.txt</w:t>
      </w:r>
    </w:p>
    <w:p w14:paraId="13C19AD3" w14:textId="5C01F7BC" w:rsidR="000538DD" w:rsidRDefault="000538DD" w:rsidP="00D56F67">
      <w:pPr>
        <w:shd w:val="clear" w:color="auto" w:fill="FFFFFF"/>
        <w:ind w:left="2880"/>
      </w:pPr>
      <w:r>
        <w:t xml:space="preserve">The </w:t>
      </w:r>
      <w:r w:rsidR="002A7FDB">
        <w:t>individual-level</w:t>
      </w:r>
      <w:r w:rsidR="00897565">
        <w:t xml:space="preserve"> data gene count </w:t>
      </w:r>
      <w:r>
        <w:t>file will contain SIX columns:</w:t>
      </w:r>
      <w:r>
        <w:br/>
        <w:t>1. #GENE: gene name</w:t>
      </w:r>
      <w:r>
        <w:br/>
        <w:t xml:space="preserve">2. HET_IND_FREQ: </w:t>
      </w:r>
      <w:r w:rsidR="00AB6275">
        <w:t>F</w:t>
      </w:r>
      <w:r>
        <w:t>requency of individuals carrying at least one heterozygous qualifying variant in the gene</w:t>
      </w:r>
      <w:r>
        <w:br/>
        <w:t xml:space="preserve">3. HOM_IND_FREQ: Frequency of individuals carrying at least one </w:t>
      </w:r>
      <w:r>
        <w:lastRenderedPageBreak/>
        <w:t>homozygous qualifying variant in the gene.</w:t>
      </w:r>
      <w:r>
        <w:br/>
        <w:t xml:space="preserve">4. </w:t>
      </w:r>
      <w:r w:rsidRPr="000538DD">
        <w:t xml:space="preserve">SMALLEST_IND_NUMBER: </w:t>
      </w:r>
      <w:r w:rsidR="002A7FDB">
        <w:t>The smallest</w:t>
      </w:r>
      <w:r w:rsidR="002117C4">
        <w:t xml:space="preserve"> number</w:t>
      </w:r>
      <w:r w:rsidRPr="000538DD">
        <w:t xml:space="preserve"> of individual</w:t>
      </w:r>
      <w:r w:rsidR="002117C4">
        <w:t>s that</w:t>
      </w:r>
      <w:r>
        <w:t xml:space="preserve"> pass sequencing quality filters</w:t>
      </w:r>
      <w:r w:rsidR="002117C4">
        <w:t xml:space="preserve"> </w:t>
      </w:r>
      <w:r w:rsidR="001E1EDB">
        <w:t xml:space="preserve">at the position of </w:t>
      </w:r>
      <w:r w:rsidR="00AB6275">
        <w:t>the qualifying</w:t>
      </w:r>
      <w:r w:rsidR="002117C4">
        <w:t xml:space="preserve"> variants</w:t>
      </w:r>
      <w:r w:rsidR="00AB6275">
        <w:t xml:space="preserve"> in</w:t>
      </w:r>
      <w:r w:rsidR="002117C4">
        <w:t xml:space="preserve"> the gene.</w:t>
      </w:r>
      <w:r>
        <w:br/>
        <w:t>5. HET_IND_</w:t>
      </w:r>
      <w:r w:rsidR="00FE1A75">
        <w:t>EST_</w:t>
      </w:r>
      <w:r>
        <w:t xml:space="preserve">COUNT: </w:t>
      </w:r>
      <w:r w:rsidR="00AB6275">
        <w:t xml:space="preserve">Estimate </w:t>
      </w:r>
      <w:r>
        <w:t xml:space="preserve"># of individuals carrying at least one heterozygous qualifying variant in the gene </w:t>
      </w:r>
      <w:r>
        <w:br/>
        <w:t>6. HOM_IND_</w:t>
      </w:r>
      <w:r w:rsidR="00FE1A75">
        <w:t>EST_</w:t>
      </w:r>
      <w:r>
        <w:t xml:space="preserve">COUNT: </w:t>
      </w:r>
      <w:r w:rsidR="00AB6275">
        <w:t xml:space="preserve">Estimate </w:t>
      </w:r>
      <w:r>
        <w:t># of individuals carrying at least one homozygous qualifying variant in the gene.</w:t>
      </w:r>
    </w:p>
    <w:p w14:paraId="2B8EC282" w14:textId="116F0BD4" w:rsidR="008B24C7" w:rsidRDefault="008B24C7" w:rsidP="00D56F67">
      <w:pPr>
        <w:shd w:val="clear" w:color="auto" w:fill="FFFFFF"/>
        <w:ind w:left="2160" w:firstLine="720"/>
      </w:pPr>
      <w:r>
        <w:t>Example</w:t>
      </w:r>
      <w:r w:rsidR="004470D6">
        <w:t xml:space="preserve"> of gene count file:</w:t>
      </w:r>
    </w:p>
    <w:tbl>
      <w:tblPr>
        <w:tblW w:w="8850"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1234"/>
        <w:gridCol w:w="1322"/>
        <w:gridCol w:w="1904"/>
        <w:gridCol w:w="1678"/>
        <w:gridCol w:w="1767"/>
      </w:tblGrid>
      <w:tr w:rsidR="002117C4" w:rsidRPr="000538DD" w14:paraId="41032401" w14:textId="77777777" w:rsidTr="002117C4">
        <w:trPr>
          <w:trHeight w:val="320"/>
        </w:trPr>
        <w:tc>
          <w:tcPr>
            <w:tcW w:w="1025" w:type="dxa"/>
            <w:shd w:val="clear" w:color="auto" w:fill="auto"/>
            <w:noWrap/>
            <w:vAlign w:val="bottom"/>
            <w:hideMark/>
          </w:tcPr>
          <w:p w14:paraId="2562BCAE"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#GENE</w:t>
            </w:r>
          </w:p>
        </w:tc>
        <w:tc>
          <w:tcPr>
            <w:tcW w:w="1060" w:type="dxa"/>
            <w:shd w:val="clear" w:color="auto" w:fill="auto"/>
            <w:noWrap/>
            <w:vAlign w:val="bottom"/>
            <w:hideMark/>
          </w:tcPr>
          <w:p w14:paraId="57ED2AAA" w14:textId="665B99CB"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HET_IND_FREQ</w:t>
            </w:r>
          </w:p>
        </w:tc>
        <w:tc>
          <w:tcPr>
            <w:tcW w:w="1340" w:type="dxa"/>
            <w:shd w:val="clear" w:color="auto" w:fill="auto"/>
            <w:noWrap/>
            <w:vAlign w:val="bottom"/>
            <w:hideMark/>
          </w:tcPr>
          <w:p w14:paraId="408A923A" w14:textId="674773A4"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HOM_IND_FREQ</w:t>
            </w:r>
          </w:p>
        </w:tc>
        <w:tc>
          <w:tcPr>
            <w:tcW w:w="1931" w:type="dxa"/>
            <w:shd w:val="clear" w:color="auto" w:fill="auto"/>
            <w:noWrap/>
            <w:vAlign w:val="bottom"/>
            <w:hideMark/>
          </w:tcPr>
          <w:p w14:paraId="1F188613" w14:textId="2BBBF3B1"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SMALLEST_IND_NUMBER</w:t>
            </w:r>
          </w:p>
        </w:tc>
        <w:tc>
          <w:tcPr>
            <w:tcW w:w="1702" w:type="dxa"/>
            <w:shd w:val="clear" w:color="auto" w:fill="auto"/>
            <w:noWrap/>
            <w:vAlign w:val="bottom"/>
            <w:hideMark/>
          </w:tcPr>
          <w:p w14:paraId="0ADC59ED" w14:textId="5C686A59"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HET_IND_</w:t>
            </w:r>
            <w:r w:rsidR="002117C4">
              <w:rPr>
                <w:rFonts w:ascii="Calibri" w:eastAsia="Times New Roman" w:hAnsi="Calibri" w:cs="Calibri"/>
                <w:color w:val="000000"/>
                <w:sz w:val="18"/>
                <w:szCs w:val="18"/>
                <w:lang w:eastAsia="zh-CN"/>
              </w:rPr>
              <w:t>EST_</w:t>
            </w:r>
            <w:r w:rsidRPr="000538DD">
              <w:rPr>
                <w:rFonts w:ascii="Calibri" w:eastAsia="Times New Roman" w:hAnsi="Calibri" w:cs="Calibri"/>
                <w:color w:val="000000"/>
                <w:sz w:val="18"/>
                <w:szCs w:val="18"/>
                <w:lang w:eastAsia="zh-CN"/>
              </w:rPr>
              <w:t>COUNT</w:t>
            </w:r>
          </w:p>
        </w:tc>
        <w:tc>
          <w:tcPr>
            <w:tcW w:w="1792" w:type="dxa"/>
            <w:shd w:val="clear" w:color="auto" w:fill="auto"/>
            <w:noWrap/>
            <w:vAlign w:val="bottom"/>
            <w:hideMark/>
          </w:tcPr>
          <w:p w14:paraId="42729677" w14:textId="231BE375"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HOM_IND_</w:t>
            </w:r>
            <w:r w:rsidR="002117C4">
              <w:rPr>
                <w:rFonts w:ascii="Calibri" w:eastAsia="Times New Roman" w:hAnsi="Calibri" w:cs="Calibri"/>
                <w:color w:val="000000"/>
                <w:sz w:val="18"/>
                <w:szCs w:val="18"/>
                <w:lang w:eastAsia="zh-CN"/>
              </w:rPr>
              <w:t>EST_</w:t>
            </w:r>
            <w:r w:rsidRPr="000538DD">
              <w:rPr>
                <w:rFonts w:ascii="Calibri" w:eastAsia="Times New Roman" w:hAnsi="Calibri" w:cs="Calibri"/>
                <w:color w:val="000000"/>
                <w:sz w:val="18"/>
                <w:szCs w:val="18"/>
                <w:lang w:eastAsia="zh-CN"/>
              </w:rPr>
              <w:t>COUNT</w:t>
            </w:r>
          </w:p>
        </w:tc>
      </w:tr>
      <w:tr w:rsidR="002117C4" w:rsidRPr="000538DD" w14:paraId="1AB2B231" w14:textId="77777777" w:rsidTr="002117C4">
        <w:trPr>
          <w:trHeight w:val="320"/>
        </w:trPr>
        <w:tc>
          <w:tcPr>
            <w:tcW w:w="1025" w:type="dxa"/>
            <w:shd w:val="clear" w:color="auto" w:fill="auto"/>
            <w:noWrap/>
            <w:vAlign w:val="bottom"/>
            <w:hideMark/>
          </w:tcPr>
          <w:p w14:paraId="30890CDC"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CIAO1</w:t>
            </w:r>
          </w:p>
        </w:tc>
        <w:tc>
          <w:tcPr>
            <w:tcW w:w="1060" w:type="dxa"/>
            <w:shd w:val="clear" w:color="auto" w:fill="auto"/>
            <w:noWrap/>
            <w:vAlign w:val="bottom"/>
            <w:hideMark/>
          </w:tcPr>
          <w:p w14:paraId="14BF2D3D"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0.01351351</w:t>
            </w:r>
          </w:p>
        </w:tc>
        <w:tc>
          <w:tcPr>
            <w:tcW w:w="1340" w:type="dxa"/>
            <w:shd w:val="clear" w:color="auto" w:fill="auto"/>
            <w:noWrap/>
            <w:vAlign w:val="bottom"/>
            <w:hideMark/>
          </w:tcPr>
          <w:p w14:paraId="0537446C"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w:t>
            </w:r>
          </w:p>
        </w:tc>
        <w:tc>
          <w:tcPr>
            <w:tcW w:w="1931" w:type="dxa"/>
            <w:shd w:val="clear" w:color="auto" w:fill="auto"/>
            <w:noWrap/>
            <w:vAlign w:val="bottom"/>
            <w:hideMark/>
          </w:tcPr>
          <w:p w14:paraId="34488CBF"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148</w:t>
            </w:r>
          </w:p>
        </w:tc>
        <w:tc>
          <w:tcPr>
            <w:tcW w:w="1702" w:type="dxa"/>
            <w:shd w:val="clear" w:color="auto" w:fill="auto"/>
            <w:noWrap/>
            <w:vAlign w:val="bottom"/>
            <w:hideMark/>
          </w:tcPr>
          <w:p w14:paraId="5E4C46FD"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2</w:t>
            </w:r>
          </w:p>
        </w:tc>
        <w:tc>
          <w:tcPr>
            <w:tcW w:w="1792" w:type="dxa"/>
            <w:shd w:val="clear" w:color="auto" w:fill="auto"/>
            <w:noWrap/>
            <w:vAlign w:val="bottom"/>
            <w:hideMark/>
          </w:tcPr>
          <w:p w14:paraId="2F4C3C51"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w:t>
            </w:r>
          </w:p>
        </w:tc>
      </w:tr>
      <w:tr w:rsidR="002117C4" w:rsidRPr="000538DD" w14:paraId="6DDA9FAA" w14:textId="77777777" w:rsidTr="002117C4">
        <w:trPr>
          <w:trHeight w:val="320"/>
        </w:trPr>
        <w:tc>
          <w:tcPr>
            <w:tcW w:w="1025" w:type="dxa"/>
            <w:shd w:val="clear" w:color="auto" w:fill="auto"/>
            <w:noWrap/>
            <w:vAlign w:val="bottom"/>
            <w:hideMark/>
          </w:tcPr>
          <w:p w14:paraId="546AAF35"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C1orf159</w:t>
            </w:r>
          </w:p>
        </w:tc>
        <w:tc>
          <w:tcPr>
            <w:tcW w:w="1060" w:type="dxa"/>
            <w:shd w:val="clear" w:color="auto" w:fill="auto"/>
            <w:noWrap/>
            <w:vAlign w:val="bottom"/>
            <w:hideMark/>
          </w:tcPr>
          <w:p w14:paraId="1BD060F1"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0.01360607</w:t>
            </w:r>
          </w:p>
        </w:tc>
        <w:tc>
          <w:tcPr>
            <w:tcW w:w="1340" w:type="dxa"/>
            <w:shd w:val="clear" w:color="auto" w:fill="auto"/>
            <w:noWrap/>
            <w:vAlign w:val="bottom"/>
            <w:hideMark/>
          </w:tcPr>
          <w:p w14:paraId="2423CB7A"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w:t>
            </w:r>
          </w:p>
        </w:tc>
        <w:tc>
          <w:tcPr>
            <w:tcW w:w="1931" w:type="dxa"/>
            <w:shd w:val="clear" w:color="auto" w:fill="auto"/>
            <w:noWrap/>
            <w:vAlign w:val="bottom"/>
            <w:hideMark/>
          </w:tcPr>
          <w:p w14:paraId="0C41DD91"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146</w:t>
            </w:r>
          </w:p>
        </w:tc>
        <w:tc>
          <w:tcPr>
            <w:tcW w:w="1702" w:type="dxa"/>
            <w:shd w:val="clear" w:color="auto" w:fill="auto"/>
            <w:noWrap/>
            <w:vAlign w:val="bottom"/>
            <w:hideMark/>
          </w:tcPr>
          <w:p w14:paraId="55DDB9C6"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1</w:t>
            </w:r>
          </w:p>
        </w:tc>
        <w:tc>
          <w:tcPr>
            <w:tcW w:w="1792" w:type="dxa"/>
            <w:shd w:val="clear" w:color="auto" w:fill="auto"/>
            <w:noWrap/>
            <w:vAlign w:val="bottom"/>
            <w:hideMark/>
          </w:tcPr>
          <w:p w14:paraId="362CC050"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w:t>
            </w:r>
          </w:p>
        </w:tc>
      </w:tr>
    </w:tbl>
    <w:p w14:paraId="2B8ED38D" w14:textId="78CD7004" w:rsidR="00547656" w:rsidRDefault="00547656" w:rsidP="00D56F67">
      <w:pPr>
        <w:shd w:val="clear" w:color="auto" w:fill="FFFFFF"/>
      </w:pPr>
    </w:p>
    <w:p w14:paraId="177DEBC3" w14:textId="5C91202E" w:rsidR="00155878" w:rsidRPr="00547656" w:rsidRDefault="00155878" w:rsidP="00155878">
      <w:pPr>
        <w:pStyle w:val="ListParagraph"/>
        <w:numPr>
          <w:ilvl w:val="0"/>
          <w:numId w:val="20"/>
        </w:numPr>
        <w:shd w:val="clear" w:color="auto" w:fill="FFFFFF"/>
      </w:pPr>
      <w:r w:rsidRPr="00547656">
        <w:t>Command lines to run:</w:t>
      </w:r>
    </w:p>
    <w:p w14:paraId="632F883D" w14:textId="7AA6C641" w:rsidR="00547656" w:rsidRDefault="00547656" w:rsidP="00A0555C">
      <w:pPr>
        <w:pStyle w:val="ListParagraph"/>
        <w:numPr>
          <w:ilvl w:val="1"/>
          <w:numId w:val="20"/>
        </w:numPr>
        <w:shd w:val="clear" w:color="auto" w:fill="FFFFFF"/>
      </w:pPr>
      <w:r>
        <w:t>Make SNP file</w:t>
      </w:r>
      <w:r w:rsidR="00091146">
        <w:t>s</w:t>
      </w:r>
      <w:r>
        <w:t xml:space="preserve"> for both case and control</w:t>
      </w:r>
      <w:r w:rsidR="0022354E">
        <w:t>.</w:t>
      </w:r>
    </w:p>
    <w:p w14:paraId="33CC0F47" w14:textId="45CF27B5" w:rsidR="00547656" w:rsidRDefault="00547656" w:rsidP="00547656">
      <w:pPr>
        <w:shd w:val="clear" w:color="auto" w:fill="FFFFFF"/>
        <w:ind w:left="1980"/>
      </w:pPr>
      <w:r>
        <w:t>“</w:t>
      </w:r>
      <w:r w:rsidRPr="00547656">
        <w:t xml:space="preserve">python </w:t>
      </w:r>
      <w:bookmarkStart w:id="277" w:name="OLE_LINK91"/>
      <w:bookmarkStart w:id="278" w:name="OLE_LINK92"/>
      <w:r w:rsidR="00D14F9D" w:rsidRPr="00D14F9D">
        <w:t xml:space="preserve">make_snpfile_no_ref_alt_len10_HC_HIGH_WH_2-19-2023.py </w:t>
      </w:r>
      <w:bookmarkEnd w:id="277"/>
      <w:bookmarkEnd w:id="278"/>
      <w:r w:rsidRPr="00547656">
        <w:t xml:space="preserve">-v </w:t>
      </w:r>
      <w:bookmarkStart w:id="279" w:name="OLE_LINK155"/>
      <w:bookmarkStart w:id="280" w:name="OLE_LINK156"/>
      <w:r>
        <w:t>Case_</w:t>
      </w:r>
      <w:r w:rsidR="005A5866">
        <w:t>synonymous</w:t>
      </w:r>
      <w:r>
        <w:t>_QC</w:t>
      </w:r>
      <w:bookmarkEnd w:id="279"/>
      <w:bookmarkEnd w:id="280"/>
      <w:r w:rsidR="00FE1A75">
        <w:t>6</w:t>
      </w:r>
      <w:r>
        <w:t xml:space="preserve">.vcf </w:t>
      </w:r>
      <w:r w:rsidRPr="00547656">
        <w:t xml:space="preserve">-o </w:t>
      </w:r>
      <w:bookmarkStart w:id="281" w:name="OLE_LINK269"/>
      <w:bookmarkStart w:id="282" w:name="OLE_LINK270"/>
      <w:bookmarkStart w:id="283" w:name="OLE_LINK271"/>
      <w:r>
        <w:t>Case_</w:t>
      </w:r>
      <w:r w:rsidR="005A5866">
        <w:t>synonymous</w:t>
      </w:r>
      <w:r>
        <w:t>_QC</w:t>
      </w:r>
      <w:r w:rsidR="00FE1A75">
        <w:t>6</w:t>
      </w:r>
      <w:r w:rsidRPr="00547656">
        <w:t xml:space="preserve">_snipfile.txt </w:t>
      </w:r>
      <w:bookmarkEnd w:id="281"/>
      <w:bookmarkEnd w:id="282"/>
      <w:bookmarkEnd w:id="283"/>
      <w:r>
        <w:t>“</w:t>
      </w:r>
    </w:p>
    <w:p w14:paraId="30C5568B" w14:textId="70821537" w:rsidR="00D56F67" w:rsidRDefault="008B24C7" w:rsidP="00D56F67">
      <w:pPr>
        <w:shd w:val="clear" w:color="auto" w:fill="FFFFFF"/>
        <w:ind w:left="1980"/>
      </w:pPr>
      <w:r>
        <w:t>“</w:t>
      </w:r>
      <w:r w:rsidRPr="008B24C7">
        <w:t xml:space="preserve">python </w:t>
      </w:r>
      <w:bookmarkStart w:id="284" w:name="OLE_LINK93"/>
      <w:bookmarkStart w:id="285" w:name="OLE_LINK94"/>
      <w:r w:rsidR="00D14F9D" w:rsidRPr="00D14F9D">
        <w:t xml:space="preserve">make_snpfile_no_ref_alt_len10_HC_HIGH_WH_2-19-2023.py </w:t>
      </w:r>
      <w:bookmarkEnd w:id="284"/>
      <w:bookmarkEnd w:id="285"/>
      <w:r w:rsidRPr="008B24C7">
        <w:t>-v C</w:t>
      </w:r>
      <w:ins w:id="286" w:author="He, Wen" w:date="2023-03-28T23:34:00Z">
        <w:r w:rsidR="003F6AA5">
          <w:t>ontrol</w:t>
        </w:r>
      </w:ins>
      <w:del w:id="287" w:author="He, Wen" w:date="2023-03-28T23:34:00Z">
        <w:r w:rsidRPr="008B24C7" w:rsidDel="003F6AA5">
          <w:delText>ase</w:delText>
        </w:r>
      </w:del>
      <w:r w:rsidRPr="008B24C7">
        <w:t>_</w:t>
      </w:r>
      <w:r w:rsidR="005A5866">
        <w:t>synonymous</w:t>
      </w:r>
      <w:r w:rsidRPr="008B24C7">
        <w:t>_QC</w:t>
      </w:r>
      <w:r w:rsidR="00FE1A75">
        <w:t>6</w:t>
      </w:r>
      <w:r w:rsidRPr="008B24C7">
        <w:t>.vcf -o C</w:t>
      </w:r>
      <w:ins w:id="288" w:author="He, Wen" w:date="2023-03-28T23:34:00Z">
        <w:r w:rsidR="003F6AA5">
          <w:t>ontrol</w:t>
        </w:r>
      </w:ins>
      <w:del w:id="289" w:author="He, Wen" w:date="2023-03-28T23:34:00Z">
        <w:r w:rsidRPr="008B24C7" w:rsidDel="003F6AA5">
          <w:delText>ase</w:delText>
        </w:r>
      </w:del>
      <w:r w:rsidRPr="008B24C7">
        <w:t>_</w:t>
      </w:r>
      <w:r w:rsidR="005A5866">
        <w:t>synonymous</w:t>
      </w:r>
      <w:r w:rsidRPr="008B24C7">
        <w:t>_QC</w:t>
      </w:r>
      <w:r w:rsidR="00FE1A75">
        <w:t>6</w:t>
      </w:r>
      <w:r w:rsidRPr="008B24C7">
        <w:t>_snipfile.txt</w:t>
      </w:r>
      <w:r>
        <w:t>”</w:t>
      </w:r>
    </w:p>
    <w:p w14:paraId="03909232" w14:textId="77777777" w:rsidR="00D56F67" w:rsidRDefault="00D56F67" w:rsidP="00D56F67">
      <w:pPr>
        <w:pStyle w:val="ListParagraph"/>
        <w:numPr>
          <w:ilvl w:val="1"/>
          <w:numId w:val="31"/>
        </w:numPr>
        <w:shd w:val="clear" w:color="auto" w:fill="FFFFFF"/>
      </w:pPr>
      <w:r>
        <w:t xml:space="preserve">If you use </w:t>
      </w:r>
      <w:proofErr w:type="spellStart"/>
      <w:r>
        <w:t>gnomAD</w:t>
      </w:r>
      <w:proofErr w:type="spellEnd"/>
      <w:r>
        <w:t xml:space="preserve"> as control, please run the following script on </w:t>
      </w:r>
      <w:proofErr w:type="spellStart"/>
      <w:r>
        <w:t>gnomAD</w:t>
      </w:r>
      <w:proofErr w:type="spellEnd"/>
      <w:r>
        <w:t xml:space="preserve"> data: </w:t>
      </w:r>
    </w:p>
    <w:p w14:paraId="721A4A4B" w14:textId="4E2917AD" w:rsidR="00D56F67" w:rsidRDefault="00D56F67" w:rsidP="00D56F67">
      <w:pPr>
        <w:shd w:val="clear" w:color="auto" w:fill="FFFFFF"/>
        <w:ind w:left="1980"/>
      </w:pPr>
      <w:r>
        <w:t>“</w:t>
      </w:r>
      <w:r w:rsidRPr="00547656">
        <w:t>python counting_</w:t>
      </w:r>
      <w:r>
        <w:t>gnomAD</w:t>
      </w:r>
      <w:r w:rsidRPr="00547656">
        <w:t xml:space="preserve">_w_optional_exclusion_list_6-24-2022.py -v </w:t>
      </w:r>
      <w:del w:id="290" w:author="He, Wen" w:date="2023-03-28T23:40:00Z">
        <w:r w:rsidRPr="00D15F96" w:rsidDel="003F6AA5">
          <w:delText xml:space="preserve">Control_ </w:delText>
        </w:r>
        <w:r w:rsidDel="003F6AA5">
          <w:delText>syno</w:delText>
        </w:r>
      </w:del>
      <w:ins w:id="291" w:author="He, Wen" w:date="2023-03-28T23:40:00Z">
        <w:r w:rsidR="003F6AA5">
          <w:t>Control_syno</w:t>
        </w:r>
      </w:ins>
      <w:r>
        <w:t>nymous</w:t>
      </w:r>
      <w:r w:rsidRPr="00D15F96">
        <w:t>_QC</w:t>
      </w:r>
      <w:r w:rsidR="00FE1A75">
        <w:t>6</w:t>
      </w:r>
      <w:r w:rsidRPr="00D15F96">
        <w:t>.</w:t>
      </w:r>
      <w:r w:rsidRPr="00547656">
        <w:t xml:space="preserve">vcf -s </w:t>
      </w:r>
      <w:del w:id="292" w:author="He, Wen" w:date="2023-03-28T23:40:00Z">
        <w:r w:rsidRPr="00D15F96" w:rsidDel="003F6AA5">
          <w:delText xml:space="preserve">Control_ </w:delText>
        </w:r>
        <w:r w:rsidDel="003F6AA5">
          <w:delText>syno</w:delText>
        </w:r>
      </w:del>
      <w:ins w:id="293" w:author="He, Wen" w:date="2023-03-28T23:40:00Z">
        <w:r w:rsidR="003F6AA5">
          <w:t>Control_syno</w:t>
        </w:r>
      </w:ins>
      <w:r>
        <w:t>nymous</w:t>
      </w:r>
      <w:r w:rsidRPr="00D15F96">
        <w:t>_QC</w:t>
      </w:r>
      <w:r w:rsidR="00FE1A75">
        <w:t>6</w:t>
      </w:r>
      <w:r w:rsidRPr="00547656">
        <w:t>_snipfile.txt --pop NFE --</w:t>
      </w:r>
      <w:proofErr w:type="spellStart"/>
      <w:r w:rsidRPr="00547656">
        <w:t>snpoutfile</w:t>
      </w:r>
      <w:proofErr w:type="spellEnd"/>
      <w:r w:rsidRPr="00547656">
        <w:t xml:space="preserve"> </w:t>
      </w:r>
      <w:bookmarkStart w:id="294" w:name="OLE_LINK161"/>
      <w:bookmarkStart w:id="295" w:name="OLE_LINK162"/>
      <w:bookmarkStart w:id="296" w:name="OLE_LINK163"/>
      <w:bookmarkStart w:id="297" w:name="OLE_LINK159"/>
      <w:bookmarkStart w:id="298" w:name="OLE_LINK160"/>
      <w:del w:id="299" w:author="He, Wen" w:date="2023-03-28T23:40:00Z">
        <w:r w:rsidRPr="00D15F96" w:rsidDel="003F6AA5">
          <w:delText xml:space="preserve">Control_ </w:delText>
        </w:r>
        <w:r w:rsidDel="003F6AA5">
          <w:delText>syno</w:delText>
        </w:r>
      </w:del>
      <w:ins w:id="300" w:author="He, Wen" w:date="2023-03-28T23:40:00Z">
        <w:r w:rsidR="003F6AA5">
          <w:t>Control_syno</w:t>
        </w:r>
      </w:ins>
      <w:r>
        <w:t>nymous</w:t>
      </w:r>
      <w:r w:rsidRPr="00D15F96">
        <w:t>_QC</w:t>
      </w:r>
      <w:bookmarkEnd w:id="294"/>
      <w:bookmarkEnd w:id="295"/>
      <w:bookmarkEnd w:id="296"/>
      <w:r w:rsidR="00FE1A75">
        <w:t>6</w:t>
      </w:r>
      <w:r w:rsidRPr="00D15F96">
        <w:t>.</w:t>
      </w:r>
      <w:bookmarkEnd w:id="297"/>
      <w:bookmarkEnd w:id="298"/>
      <w:r w:rsidRPr="00547656">
        <w:t xml:space="preserve">snp_counts.txt -o </w:t>
      </w:r>
      <w:bookmarkStart w:id="301" w:name="OLE_LINK272"/>
      <w:bookmarkStart w:id="302" w:name="OLE_LINK273"/>
      <w:del w:id="303" w:author="He, Wen" w:date="2023-03-28T23:40:00Z">
        <w:r w:rsidRPr="00D15F96" w:rsidDel="003F6AA5">
          <w:delText xml:space="preserve">Control_ </w:delText>
        </w:r>
        <w:r w:rsidDel="003F6AA5">
          <w:delText>syno</w:delText>
        </w:r>
      </w:del>
      <w:ins w:id="304" w:author="He, Wen" w:date="2023-03-28T23:40:00Z">
        <w:r w:rsidR="003F6AA5">
          <w:t>Control_syno</w:t>
        </w:r>
      </w:ins>
      <w:r>
        <w:t>nymous</w:t>
      </w:r>
      <w:r w:rsidRPr="00D15F96">
        <w:t>_</w:t>
      </w:r>
      <w:r w:rsidRPr="00547656">
        <w:t>QC</w:t>
      </w:r>
      <w:bookmarkEnd w:id="301"/>
      <w:bookmarkEnd w:id="302"/>
      <w:r w:rsidR="00FE1A75">
        <w:t>6</w:t>
      </w:r>
      <w:r w:rsidRPr="00547656">
        <w:t>.gene_counts.txt</w:t>
      </w:r>
      <w:r>
        <w:t>”</w:t>
      </w:r>
    </w:p>
    <w:p w14:paraId="1A824D4C" w14:textId="77777777" w:rsidR="00547656" w:rsidRDefault="00547656" w:rsidP="00547656">
      <w:pPr>
        <w:pStyle w:val="ListParagraph"/>
        <w:shd w:val="clear" w:color="auto" w:fill="FFFFFF"/>
        <w:ind w:left="2340"/>
      </w:pPr>
    </w:p>
    <w:p w14:paraId="712F6D8B" w14:textId="5551660A" w:rsidR="00D56F67" w:rsidRDefault="00D56F67" w:rsidP="00D56F67">
      <w:pPr>
        <w:pStyle w:val="ListParagraph"/>
        <w:numPr>
          <w:ilvl w:val="1"/>
          <w:numId w:val="20"/>
        </w:numPr>
        <w:shd w:val="clear" w:color="auto" w:fill="FFFFFF"/>
      </w:pPr>
      <w:r>
        <w:t xml:space="preserve">If you are using </w:t>
      </w:r>
      <w:r w:rsidR="002A7FDB">
        <w:t>individual-level</w:t>
      </w:r>
      <w:r>
        <w:t xml:space="preserve"> data for case and control, please run the following script for both case and control: </w:t>
      </w:r>
    </w:p>
    <w:p w14:paraId="4C878753" w14:textId="14ED9B3B" w:rsidR="00D56F67" w:rsidRPr="00547656" w:rsidRDefault="00D56F67" w:rsidP="00D56F67">
      <w:pPr>
        <w:shd w:val="clear" w:color="auto" w:fill="FFFFFF"/>
        <w:ind w:left="1980"/>
      </w:pPr>
      <w:r>
        <w:t>“</w:t>
      </w:r>
      <w:r w:rsidRPr="00547656">
        <w:t xml:space="preserve">python </w:t>
      </w:r>
      <w:bookmarkStart w:id="305" w:name="OLE_LINK55"/>
      <w:bookmarkStart w:id="306" w:name="OLE_LINK56"/>
      <w:r w:rsidR="00D14F9D" w:rsidRPr="00FE1A75">
        <w:t>counting_</w:t>
      </w:r>
      <w:r w:rsidR="00D14F9D">
        <w:t>individual</w:t>
      </w:r>
      <w:r w:rsidR="00D14F9D" w:rsidRPr="00FE1A75">
        <w:t>_round0.9_w_optional_exclusion_list_ONLY_ONE_CASE_PER_GENE_2-22-2023</w:t>
      </w:r>
      <w:r w:rsidR="00D14F9D" w:rsidRPr="004D10F1">
        <w:t>.py</w:t>
      </w:r>
      <w:r w:rsidR="002F26E9" w:rsidRPr="00547656">
        <w:t xml:space="preserve"> </w:t>
      </w:r>
      <w:bookmarkEnd w:id="305"/>
      <w:bookmarkEnd w:id="306"/>
      <w:r w:rsidRPr="00547656">
        <w:t xml:space="preserve">-v </w:t>
      </w:r>
      <w:del w:id="307" w:author="He, Wen" w:date="2023-03-28T23:39:00Z">
        <w:r w:rsidDel="003F6AA5">
          <w:delText>Case</w:delText>
        </w:r>
        <w:r w:rsidRPr="00D15F96" w:rsidDel="003F6AA5">
          <w:delText xml:space="preserve">_ </w:delText>
        </w:r>
        <w:r w:rsidDel="003F6AA5">
          <w:delText>syno</w:delText>
        </w:r>
      </w:del>
      <w:ins w:id="308" w:author="He, Wen" w:date="2023-03-28T23:39:00Z">
        <w:r w:rsidR="003F6AA5">
          <w:t>Case_syno</w:t>
        </w:r>
      </w:ins>
      <w:r>
        <w:t>nymous</w:t>
      </w:r>
      <w:r w:rsidRPr="00D15F96">
        <w:t>_QC</w:t>
      </w:r>
      <w:r w:rsidR="00D14F9D">
        <w:t>6</w:t>
      </w:r>
      <w:r w:rsidRPr="00D15F96">
        <w:t>.</w:t>
      </w:r>
      <w:r w:rsidRPr="00547656">
        <w:t xml:space="preserve">vcf -s </w:t>
      </w:r>
      <w:del w:id="309" w:author="He, Wen" w:date="2023-03-28T23:39:00Z">
        <w:r w:rsidDel="003F6AA5">
          <w:delText>Case</w:delText>
        </w:r>
        <w:r w:rsidRPr="00D15F96" w:rsidDel="003F6AA5">
          <w:delText xml:space="preserve">_ </w:delText>
        </w:r>
        <w:r w:rsidDel="003F6AA5">
          <w:delText>syno</w:delText>
        </w:r>
      </w:del>
      <w:ins w:id="310" w:author="He, Wen" w:date="2023-03-28T23:39:00Z">
        <w:r w:rsidR="003F6AA5">
          <w:t>Case_syno</w:t>
        </w:r>
      </w:ins>
      <w:r>
        <w:t>nymous</w:t>
      </w:r>
      <w:r w:rsidRPr="00D15F96">
        <w:t>_QC</w:t>
      </w:r>
      <w:r w:rsidR="00D14F9D">
        <w:t>6</w:t>
      </w:r>
      <w:r w:rsidRPr="00547656">
        <w:t>_snipfile.txt --</w:t>
      </w:r>
      <w:proofErr w:type="spellStart"/>
      <w:r w:rsidRPr="00547656">
        <w:t>snpoutfile</w:t>
      </w:r>
      <w:proofErr w:type="spellEnd"/>
      <w:r w:rsidRPr="00547656">
        <w:t xml:space="preserve"> </w:t>
      </w:r>
      <w:bookmarkStart w:id="311" w:name="OLE_LINK279"/>
      <w:bookmarkStart w:id="312" w:name="OLE_LINK280"/>
      <w:bookmarkStart w:id="313" w:name="OLE_LINK276"/>
      <w:bookmarkStart w:id="314" w:name="OLE_LINK277"/>
      <w:bookmarkStart w:id="315" w:name="OLE_LINK278"/>
      <w:del w:id="316" w:author="He, Wen" w:date="2023-03-28T23:39:00Z">
        <w:r w:rsidDel="003F6AA5">
          <w:delText>Case</w:delText>
        </w:r>
        <w:r w:rsidRPr="00D15F96" w:rsidDel="003F6AA5">
          <w:delText xml:space="preserve">_ </w:delText>
        </w:r>
        <w:bookmarkStart w:id="317" w:name="OLE_LINK274"/>
        <w:bookmarkStart w:id="318" w:name="OLE_LINK275"/>
        <w:r w:rsidDel="003F6AA5">
          <w:delText>syno</w:delText>
        </w:r>
      </w:del>
      <w:ins w:id="319" w:author="He, Wen" w:date="2023-03-28T23:39:00Z">
        <w:r w:rsidR="003F6AA5">
          <w:t>Case_syno</w:t>
        </w:r>
      </w:ins>
      <w:r>
        <w:t>nymous</w:t>
      </w:r>
      <w:r w:rsidRPr="00D15F96">
        <w:t>_QC</w:t>
      </w:r>
      <w:r w:rsidR="00D14F9D">
        <w:t>6</w:t>
      </w:r>
      <w:r w:rsidRPr="00D15F96">
        <w:t>.</w:t>
      </w:r>
      <w:r w:rsidRPr="00547656">
        <w:t>snp_counts.txt</w:t>
      </w:r>
      <w:bookmarkEnd w:id="311"/>
      <w:bookmarkEnd w:id="312"/>
      <w:r w:rsidRPr="00547656">
        <w:t xml:space="preserve"> </w:t>
      </w:r>
      <w:bookmarkEnd w:id="313"/>
      <w:bookmarkEnd w:id="314"/>
      <w:bookmarkEnd w:id="315"/>
      <w:bookmarkEnd w:id="317"/>
      <w:bookmarkEnd w:id="318"/>
      <w:r w:rsidRPr="00547656">
        <w:t xml:space="preserve">-o </w:t>
      </w:r>
      <w:del w:id="320" w:author="He, Wen" w:date="2023-03-28T23:39:00Z">
        <w:r w:rsidDel="003F6AA5">
          <w:delText>Case</w:delText>
        </w:r>
        <w:r w:rsidRPr="00D15F96" w:rsidDel="003F6AA5">
          <w:delText xml:space="preserve">_ </w:delText>
        </w:r>
        <w:r w:rsidDel="003F6AA5">
          <w:delText>syno</w:delText>
        </w:r>
      </w:del>
      <w:ins w:id="321" w:author="He, Wen" w:date="2023-03-28T23:39:00Z">
        <w:r w:rsidR="003F6AA5">
          <w:t>Case_syno</w:t>
        </w:r>
      </w:ins>
      <w:r>
        <w:t>nymous</w:t>
      </w:r>
      <w:r w:rsidRPr="00D15F96">
        <w:t>_</w:t>
      </w:r>
      <w:r w:rsidRPr="00547656">
        <w:t>QC</w:t>
      </w:r>
      <w:r w:rsidR="00D14F9D">
        <w:t>6</w:t>
      </w:r>
      <w:r w:rsidRPr="00547656">
        <w:t>.gene_counts.txt</w:t>
      </w:r>
      <w:r>
        <w:t>”</w:t>
      </w:r>
    </w:p>
    <w:p w14:paraId="292E9EC1" w14:textId="64BDA03A" w:rsidR="00D56F67" w:rsidRPr="00547656" w:rsidRDefault="00D56F67" w:rsidP="00D56F67">
      <w:pPr>
        <w:shd w:val="clear" w:color="auto" w:fill="FFFFFF"/>
        <w:ind w:left="1980"/>
      </w:pPr>
      <w:r>
        <w:t>“</w:t>
      </w:r>
      <w:r w:rsidRPr="00547656">
        <w:t xml:space="preserve">python </w:t>
      </w:r>
      <w:r w:rsidR="00D14F9D" w:rsidRPr="00FE1A75">
        <w:t>counting_</w:t>
      </w:r>
      <w:r w:rsidR="00D14F9D">
        <w:t>individual</w:t>
      </w:r>
      <w:r w:rsidR="00D14F9D" w:rsidRPr="00FE1A75">
        <w:t>_round0.9_w_optional_exclusion_list_ONLY_ONE_CASE_PER_GENE_2-22-2023</w:t>
      </w:r>
      <w:r w:rsidR="00D14F9D" w:rsidRPr="004D10F1">
        <w:t>.py</w:t>
      </w:r>
      <w:r w:rsidR="00D14F9D" w:rsidRPr="00547656">
        <w:t xml:space="preserve"> </w:t>
      </w:r>
      <w:r w:rsidRPr="00547656">
        <w:t xml:space="preserve">-v </w:t>
      </w:r>
      <w:del w:id="322" w:author="He, Wen" w:date="2023-03-28T23:40:00Z">
        <w:r w:rsidDel="003F6AA5">
          <w:delText>C</w:delText>
        </w:r>
        <w:r w:rsidR="00D14F9D" w:rsidDel="003F6AA5">
          <w:delText>ontrol</w:delText>
        </w:r>
        <w:r w:rsidRPr="00D15F96" w:rsidDel="003F6AA5">
          <w:delText xml:space="preserve">_ </w:delText>
        </w:r>
        <w:r w:rsidDel="003F6AA5">
          <w:delText>syno</w:delText>
        </w:r>
      </w:del>
      <w:ins w:id="323" w:author="He, Wen" w:date="2023-03-28T23:40:00Z">
        <w:r w:rsidR="003F6AA5">
          <w:t>Control_syno</w:t>
        </w:r>
      </w:ins>
      <w:r>
        <w:t>nymous</w:t>
      </w:r>
      <w:r w:rsidRPr="00D15F96">
        <w:t>_QC</w:t>
      </w:r>
      <w:r w:rsidR="00D14F9D">
        <w:t>6</w:t>
      </w:r>
      <w:r w:rsidRPr="00D15F96">
        <w:t>.</w:t>
      </w:r>
      <w:r w:rsidRPr="00547656">
        <w:t xml:space="preserve">vcf -s </w:t>
      </w:r>
      <w:del w:id="324" w:author="He, Wen" w:date="2023-03-28T23:40:00Z">
        <w:r w:rsidDel="003F6AA5">
          <w:delText>C</w:delText>
        </w:r>
        <w:r w:rsidR="00D14F9D" w:rsidDel="003F6AA5">
          <w:delText>ontrol</w:delText>
        </w:r>
        <w:r w:rsidRPr="00D15F96" w:rsidDel="003F6AA5">
          <w:delText xml:space="preserve">_ </w:delText>
        </w:r>
        <w:r w:rsidDel="003F6AA5">
          <w:delText>syno</w:delText>
        </w:r>
      </w:del>
      <w:ins w:id="325" w:author="He, Wen" w:date="2023-03-28T23:40:00Z">
        <w:r w:rsidR="003F6AA5">
          <w:t>Control_syno</w:t>
        </w:r>
      </w:ins>
      <w:r>
        <w:t>nymous</w:t>
      </w:r>
      <w:r w:rsidRPr="00D15F96">
        <w:t>_QC</w:t>
      </w:r>
      <w:r w:rsidR="00D14F9D">
        <w:t>6</w:t>
      </w:r>
      <w:r w:rsidRPr="00547656">
        <w:t>_snipfile.txt --</w:t>
      </w:r>
      <w:proofErr w:type="spellStart"/>
      <w:r w:rsidRPr="00547656">
        <w:t>snpoutfile</w:t>
      </w:r>
      <w:proofErr w:type="spellEnd"/>
      <w:r w:rsidRPr="00547656">
        <w:t xml:space="preserve"> </w:t>
      </w:r>
      <w:del w:id="326" w:author="He, Wen" w:date="2023-03-28T23:40:00Z">
        <w:r w:rsidDel="003F6AA5">
          <w:lastRenderedPageBreak/>
          <w:delText>C</w:delText>
        </w:r>
        <w:r w:rsidR="00D14F9D" w:rsidDel="003F6AA5">
          <w:delText>ontrol</w:delText>
        </w:r>
        <w:r w:rsidRPr="00D15F96" w:rsidDel="003F6AA5">
          <w:delText xml:space="preserve">_ </w:delText>
        </w:r>
        <w:r w:rsidDel="003F6AA5">
          <w:delText>syno</w:delText>
        </w:r>
      </w:del>
      <w:ins w:id="327" w:author="He, Wen" w:date="2023-03-28T23:40:00Z">
        <w:r w:rsidR="003F6AA5">
          <w:t>Control_syno</w:t>
        </w:r>
      </w:ins>
      <w:r>
        <w:t>nymous</w:t>
      </w:r>
      <w:r w:rsidRPr="00D15F96">
        <w:t>_QC</w:t>
      </w:r>
      <w:r w:rsidR="00D14F9D">
        <w:t>6</w:t>
      </w:r>
      <w:r w:rsidRPr="00D15F96">
        <w:t>.</w:t>
      </w:r>
      <w:r w:rsidRPr="00547656">
        <w:t xml:space="preserve">snp_counts.txt -o </w:t>
      </w:r>
      <w:bookmarkStart w:id="328" w:name="OLE_LINK97"/>
      <w:bookmarkStart w:id="329" w:name="OLE_LINK98"/>
      <w:del w:id="330" w:author="He, Wen" w:date="2023-03-28T23:40:00Z">
        <w:r w:rsidDel="003F6AA5">
          <w:delText>C</w:delText>
        </w:r>
        <w:r w:rsidR="00D14F9D" w:rsidDel="003F6AA5">
          <w:delText>ontrol</w:delText>
        </w:r>
        <w:r w:rsidRPr="00D15F96" w:rsidDel="003F6AA5">
          <w:delText xml:space="preserve">_ </w:delText>
        </w:r>
        <w:r w:rsidDel="003F6AA5">
          <w:delText>syno</w:delText>
        </w:r>
      </w:del>
      <w:ins w:id="331" w:author="He, Wen" w:date="2023-03-28T23:40:00Z">
        <w:r w:rsidR="003F6AA5">
          <w:t>Control_syno</w:t>
        </w:r>
      </w:ins>
      <w:r>
        <w:t>nymous</w:t>
      </w:r>
      <w:r w:rsidRPr="00D15F96">
        <w:t>_</w:t>
      </w:r>
      <w:r w:rsidRPr="00547656">
        <w:t>QC</w:t>
      </w:r>
      <w:r w:rsidR="00D14F9D">
        <w:t>6</w:t>
      </w:r>
      <w:r w:rsidRPr="00547656">
        <w:t>.</w:t>
      </w:r>
      <w:bookmarkEnd w:id="328"/>
      <w:bookmarkEnd w:id="329"/>
      <w:r w:rsidRPr="00547656">
        <w:t>gene_counts.txt</w:t>
      </w:r>
      <w:r>
        <w:t>”</w:t>
      </w:r>
    </w:p>
    <w:p w14:paraId="284B50B9" w14:textId="77777777" w:rsidR="001C377F" w:rsidRPr="00547656" w:rsidRDefault="001C377F" w:rsidP="001C377F">
      <w:pPr>
        <w:shd w:val="clear" w:color="auto" w:fill="FFFFFF"/>
        <w:ind w:left="1980"/>
      </w:pPr>
    </w:p>
    <w:p w14:paraId="77BCE36B" w14:textId="38FEDA90" w:rsidR="00155878" w:rsidRDefault="00A0555C" w:rsidP="00155878">
      <w:pPr>
        <w:shd w:val="clear" w:color="auto" w:fill="FFFFFF"/>
        <w:rPr>
          <w:b/>
          <w:bCs/>
        </w:rPr>
      </w:pPr>
      <w:bookmarkStart w:id="332" w:name="OLE_LINK171"/>
      <w:bookmarkStart w:id="333" w:name="OLE_LINK172"/>
      <w:r>
        <w:rPr>
          <w:b/>
          <w:bCs/>
        </w:rPr>
        <w:t xml:space="preserve">Burden test for synonymous </w:t>
      </w:r>
      <w:r w:rsidR="00091146">
        <w:rPr>
          <w:b/>
          <w:bCs/>
        </w:rPr>
        <w:t>v</w:t>
      </w:r>
      <w:r>
        <w:rPr>
          <w:b/>
          <w:bCs/>
        </w:rPr>
        <w:t>ariant</w:t>
      </w:r>
      <w:r w:rsidR="00091146">
        <w:rPr>
          <w:b/>
          <w:bCs/>
        </w:rPr>
        <w:t>s</w:t>
      </w:r>
      <w:r>
        <w:rPr>
          <w:b/>
          <w:bCs/>
        </w:rPr>
        <w:t xml:space="preserve"> </w:t>
      </w:r>
    </w:p>
    <w:bookmarkEnd w:id="332"/>
    <w:bookmarkEnd w:id="333"/>
    <w:p w14:paraId="0220A869" w14:textId="4E5089BD" w:rsidR="007436F5" w:rsidRPr="00547656" w:rsidRDefault="00A0555C" w:rsidP="00155878">
      <w:pPr>
        <w:shd w:val="clear" w:color="auto" w:fill="FFFFFF"/>
      </w:pPr>
      <w:r w:rsidRPr="007436F5">
        <w:rPr>
          <w:b/>
          <w:bCs/>
        </w:rPr>
        <w:t>Aim:</w:t>
      </w:r>
      <w:r w:rsidRPr="00547656">
        <w:t xml:space="preserve"> </w:t>
      </w:r>
      <w:r w:rsidR="007436F5">
        <w:t xml:space="preserve">perform </w:t>
      </w:r>
      <w:r w:rsidR="007436F5" w:rsidRPr="007436F5">
        <w:t xml:space="preserve">a burden test is to determine if there is an </w:t>
      </w:r>
      <w:r w:rsidR="00091146">
        <w:t xml:space="preserve">apparent </w:t>
      </w:r>
      <w:r w:rsidR="007436F5" w:rsidRPr="007436F5">
        <w:t xml:space="preserve">excess burden of rare </w:t>
      </w:r>
      <w:r w:rsidR="00091146">
        <w:t xml:space="preserve">synonymous </w:t>
      </w:r>
      <w:r w:rsidR="007436F5" w:rsidRPr="007436F5">
        <w:t xml:space="preserve">variants in a specific gene or genomic region </w:t>
      </w:r>
      <w:r w:rsidR="00091146">
        <w:t xml:space="preserve">in </w:t>
      </w:r>
      <w:r w:rsidR="007436F5" w:rsidRPr="007436F5">
        <w:t>cases compared to controls.</w:t>
      </w:r>
      <w:r w:rsidR="007436F5">
        <w:t xml:space="preserve"> </w:t>
      </w:r>
      <w:r w:rsidR="007436F5">
        <w:br/>
      </w:r>
      <w:r w:rsidR="007436F5" w:rsidRPr="007436F5">
        <w:rPr>
          <w:b/>
          <w:bCs/>
        </w:rPr>
        <w:t>Rationale:</w:t>
      </w:r>
      <w:r w:rsidR="007436F5">
        <w:t xml:space="preserve"> The null distribution </w:t>
      </w:r>
      <w:proofErr w:type="gramStart"/>
      <w:r w:rsidR="007436F5">
        <w:t xml:space="preserve">of  </w:t>
      </w:r>
      <w:r w:rsidR="00091146">
        <w:t>p</w:t>
      </w:r>
      <w:proofErr w:type="gramEnd"/>
      <w:r w:rsidR="00091146">
        <w:t>-</w:t>
      </w:r>
      <w:r w:rsidR="007436F5">
        <w:t>value</w:t>
      </w:r>
      <w:r w:rsidR="00091146">
        <w:t>s</w:t>
      </w:r>
      <w:r w:rsidR="007436F5">
        <w:t xml:space="preserve"> in synonymous variant burden test would indicate well harmonization of case and control data. If not, additional harmonization filters might be necessary.</w:t>
      </w:r>
    </w:p>
    <w:p w14:paraId="38A7577C" w14:textId="77777777" w:rsidR="00547656" w:rsidRDefault="00547656" w:rsidP="00547656">
      <w:pPr>
        <w:pStyle w:val="ListParagraph"/>
        <w:numPr>
          <w:ilvl w:val="0"/>
          <w:numId w:val="21"/>
        </w:numPr>
        <w:shd w:val="clear" w:color="auto" w:fill="FFFFFF"/>
      </w:pPr>
      <w:r>
        <w:t xml:space="preserve">Requirements: </w:t>
      </w:r>
    </w:p>
    <w:p w14:paraId="5DBD3472" w14:textId="26D3A9F8" w:rsidR="000D3348" w:rsidRDefault="000D3348" w:rsidP="000D3348">
      <w:pPr>
        <w:pStyle w:val="ListParagraph"/>
        <w:numPr>
          <w:ilvl w:val="1"/>
          <w:numId w:val="21"/>
        </w:numPr>
        <w:shd w:val="clear" w:color="auto" w:fill="FFFFFF"/>
      </w:pPr>
      <w:r>
        <w:t>Python v3.7 (running environment)</w:t>
      </w:r>
    </w:p>
    <w:p w14:paraId="06D41295" w14:textId="1EFA4321" w:rsidR="00547656" w:rsidRDefault="002F26E9" w:rsidP="002F26E9">
      <w:pPr>
        <w:pStyle w:val="ListParagraph"/>
        <w:numPr>
          <w:ilvl w:val="1"/>
          <w:numId w:val="21"/>
        </w:numPr>
        <w:shd w:val="clear" w:color="auto" w:fill="FFFFFF"/>
      </w:pPr>
      <w:bookmarkStart w:id="334" w:name="OLE_LINK124"/>
      <w:bookmarkStart w:id="335" w:name="OLE_LINK125"/>
      <w:bookmarkStart w:id="336" w:name="OLE_LINK128"/>
      <w:bookmarkStart w:id="337" w:name="OLE_LINK149"/>
      <w:bookmarkStart w:id="338" w:name="OLE_LINK150"/>
      <w:r w:rsidRPr="00696B0F">
        <w:t>burden_</w:t>
      </w:r>
      <w:r w:rsidR="00D14F9D">
        <w:t>WH</w:t>
      </w:r>
      <w:r w:rsidRPr="00696B0F">
        <w:t>_</w:t>
      </w:r>
      <w:r w:rsidR="00D14F9D">
        <w:t>3_</w:t>
      </w:r>
      <w:r w:rsidRPr="00696B0F">
        <w:t xml:space="preserve">1_2023.R </w:t>
      </w:r>
      <w:bookmarkEnd w:id="334"/>
      <w:bookmarkEnd w:id="335"/>
      <w:bookmarkEnd w:id="336"/>
      <w:r w:rsidR="00547656">
        <w:t>(Appendix 2: TRAPD Script)</w:t>
      </w:r>
      <w:bookmarkEnd w:id="337"/>
      <w:bookmarkEnd w:id="338"/>
    </w:p>
    <w:p w14:paraId="14A12AF7" w14:textId="7333A6F0" w:rsidR="00547656" w:rsidRDefault="00D14F9D" w:rsidP="00547656">
      <w:pPr>
        <w:pStyle w:val="ListParagraph"/>
        <w:numPr>
          <w:ilvl w:val="1"/>
          <w:numId w:val="21"/>
        </w:numPr>
        <w:shd w:val="clear" w:color="auto" w:fill="FFFFFF"/>
      </w:pPr>
      <w:r w:rsidRPr="00D14F9D">
        <w:t>QQ_new_wh_10_12_2022</w:t>
      </w:r>
      <w:r>
        <w:t xml:space="preserve">.R </w:t>
      </w:r>
      <w:r w:rsidR="00547656">
        <w:t>(Appendix 2: TRAPD Script)</w:t>
      </w:r>
    </w:p>
    <w:p w14:paraId="10D98C23" w14:textId="24F447E2" w:rsidR="00547656" w:rsidRDefault="00547656" w:rsidP="00547656">
      <w:pPr>
        <w:pStyle w:val="ListParagraph"/>
        <w:numPr>
          <w:ilvl w:val="0"/>
          <w:numId w:val="21"/>
        </w:numPr>
        <w:shd w:val="clear" w:color="auto" w:fill="FFFFFF"/>
      </w:pPr>
      <w:r>
        <w:t>Input:</w:t>
      </w:r>
    </w:p>
    <w:p w14:paraId="69CD46CF" w14:textId="0A77D8B6" w:rsidR="001C377F" w:rsidRDefault="00D14F9D" w:rsidP="001C377F">
      <w:pPr>
        <w:pStyle w:val="ListParagraph"/>
        <w:numPr>
          <w:ilvl w:val="1"/>
          <w:numId w:val="21"/>
        </w:numPr>
        <w:shd w:val="clear" w:color="auto" w:fill="FFFFFF"/>
      </w:pPr>
      <w:del w:id="339" w:author="He, Wen" w:date="2023-03-28T23:40:00Z">
        <w:r w:rsidDel="003F6AA5">
          <w:delText>Control</w:delText>
        </w:r>
        <w:r w:rsidRPr="00D15F96" w:rsidDel="003F6AA5">
          <w:delText xml:space="preserve">_ </w:delText>
        </w:r>
        <w:r w:rsidDel="003F6AA5">
          <w:delText>syno</w:delText>
        </w:r>
      </w:del>
      <w:ins w:id="340" w:author="He, Wen" w:date="2023-03-28T23:40:00Z">
        <w:r w:rsidR="003F6AA5">
          <w:t>Control_syno</w:t>
        </w:r>
      </w:ins>
      <w:r>
        <w:t>nymous</w:t>
      </w:r>
      <w:r w:rsidRPr="00D15F96">
        <w:t>_</w:t>
      </w:r>
      <w:r w:rsidRPr="00547656">
        <w:t>QC</w:t>
      </w:r>
      <w:r>
        <w:t>6</w:t>
      </w:r>
      <w:r w:rsidRPr="00547656">
        <w:t>.</w:t>
      </w:r>
      <w:r w:rsidR="002F26E9">
        <w:t>gene</w:t>
      </w:r>
      <w:r w:rsidR="001C377F">
        <w:t>_count.txt</w:t>
      </w:r>
    </w:p>
    <w:p w14:paraId="03225177" w14:textId="7A68F58E" w:rsidR="001C377F" w:rsidRDefault="00D14F9D" w:rsidP="001C377F">
      <w:pPr>
        <w:pStyle w:val="ListParagraph"/>
        <w:numPr>
          <w:ilvl w:val="1"/>
          <w:numId w:val="21"/>
        </w:numPr>
        <w:shd w:val="clear" w:color="auto" w:fill="FFFFFF"/>
      </w:pPr>
      <w:del w:id="341" w:author="He, Wen" w:date="2023-03-28T23:39:00Z">
        <w:r w:rsidDel="003F6AA5">
          <w:delText>Case</w:delText>
        </w:r>
        <w:r w:rsidRPr="00D15F96" w:rsidDel="003F6AA5">
          <w:delText xml:space="preserve">_ </w:delText>
        </w:r>
        <w:r w:rsidDel="003F6AA5">
          <w:delText>syno</w:delText>
        </w:r>
      </w:del>
      <w:ins w:id="342" w:author="He, Wen" w:date="2023-03-28T23:39:00Z">
        <w:r w:rsidR="003F6AA5">
          <w:t>Case_syno</w:t>
        </w:r>
      </w:ins>
      <w:r>
        <w:t>nymous</w:t>
      </w:r>
      <w:r w:rsidRPr="00D15F96">
        <w:t>_</w:t>
      </w:r>
      <w:r w:rsidRPr="00547656">
        <w:t>QC</w:t>
      </w:r>
      <w:r>
        <w:t>6</w:t>
      </w:r>
      <w:r w:rsidRPr="00547656">
        <w:t>.</w:t>
      </w:r>
      <w:r w:rsidR="001C377F">
        <w:t>gene_count.txt</w:t>
      </w:r>
    </w:p>
    <w:p w14:paraId="04E1E26D" w14:textId="30ACFE30" w:rsidR="00547656" w:rsidRDefault="00547656" w:rsidP="00547656">
      <w:pPr>
        <w:pStyle w:val="ListParagraph"/>
        <w:numPr>
          <w:ilvl w:val="0"/>
          <w:numId w:val="21"/>
        </w:numPr>
        <w:shd w:val="clear" w:color="auto" w:fill="FFFFFF"/>
      </w:pPr>
      <w:r w:rsidRPr="00547656">
        <w:t>Output:</w:t>
      </w:r>
    </w:p>
    <w:p w14:paraId="21678C92" w14:textId="304896CB" w:rsidR="001C377F" w:rsidRDefault="001C377F" w:rsidP="001C377F">
      <w:pPr>
        <w:pStyle w:val="ListParagraph"/>
        <w:numPr>
          <w:ilvl w:val="1"/>
          <w:numId w:val="21"/>
        </w:numPr>
        <w:shd w:val="clear" w:color="auto" w:fill="FFFFFF"/>
      </w:pPr>
      <w:proofErr w:type="spellStart"/>
      <w:r>
        <w:t>QQ_plot</w:t>
      </w:r>
      <w:proofErr w:type="spellEnd"/>
    </w:p>
    <w:p w14:paraId="6BCDC5FB" w14:textId="4E48153C" w:rsidR="002F26E9" w:rsidRDefault="002F26E9" w:rsidP="001C377F">
      <w:pPr>
        <w:pStyle w:val="ListParagraph"/>
        <w:numPr>
          <w:ilvl w:val="1"/>
          <w:numId w:val="21"/>
        </w:numPr>
        <w:shd w:val="clear" w:color="auto" w:fill="FFFFFF"/>
      </w:pPr>
      <w:r>
        <w:t>Burden test.txt</w:t>
      </w:r>
    </w:p>
    <w:p w14:paraId="3E6385F9" w14:textId="0BE4ABDF" w:rsidR="002F26E9" w:rsidRDefault="002F26E9" w:rsidP="002F26E9">
      <w:pPr>
        <w:shd w:val="clear" w:color="auto" w:fill="FFFFFF"/>
        <w:ind w:left="1980"/>
      </w:pPr>
      <w:r>
        <w:t>The burden test result file is a tab delimited file with 12 columns:</w:t>
      </w:r>
    </w:p>
    <w:p w14:paraId="0ED78DA2" w14:textId="03059CC2" w:rsidR="002F26E9" w:rsidRDefault="002F26E9" w:rsidP="002F26E9">
      <w:pPr>
        <w:pStyle w:val="ListParagraph"/>
        <w:numPr>
          <w:ilvl w:val="2"/>
          <w:numId w:val="21"/>
        </w:numPr>
        <w:shd w:val="clear" w:color="auto" w:fill="FFFFFF"/>
      </w:pPr>
      <w:r>
        <w:t>#GENE: gene name</w:t>
      </w:r>
    </w:p>
    <w:p w14:paraId="0A51B60E" w14:textId="27C00A19" w:rsidR="002F26E9" w:rsidRDefault="002F26E9" w:rsidP="002F26E9">
      <w:pPr>
        <w:pStyle w:val="ListParagraph"/>
        <w:numPr>
          <w:ilvl w:val="2"/>
          <w:numId w:val="21"/>
        </w:numPr>
        <w:shd w:val="clear" w:color="auto" w:fill="FFFFFF"/>
      </w:pPr>
      <w:r>
        <w:t>CASE_HET_IND_FREQ: Frequency of case individuals carrying at least one heterozygous qualifying variant in the gene.</w:t>
      </w:r>
    </w:p>
    <w:p w14:paraId="495AF3BF" w14:textId="2AFF0144" w:rsidR="002F26E9" w:rsidRDefault="002F26E9" w:rsidP="002F26E9">
      <w:pPr>
        <w:pStyle w:val="ListParagraph"/>
        <w:numPr>
          <w:ilvl w:val="2"/>
          <w:numId w:val="21"/>
        </w:numPr>
        <w:shd w:val="clear" w:color="auto" w:fill="FFFFFF"/>
      </w:pPr>
      <w:r>
        <w:t xml:space="preserve"> CASE_HOM_IND_FREQ: Frequency of case individuals carrying at least one heterozygous qualifying variant in the gene.</w:t>
      </w:r>
    </w:p>
    <w:p w14:paraId="6CFAA6A5" w14:textId="77777777" w:rsidR="002F26E9" w:rsidRDefault="002F26E9" w:rsidP="002F26E9">
      <w:pPr>
        <w:pStyle w:val="ListParagraph"/>
        <w:numPr>
          <w:ilvl w:val="2"/>
          <w:numId w:val="21"/>
        </w:numPr>
        <w:shd w:val="clear" w:color="auto" w:fill="FFFFFF"/>
      </w:pPr>
      <w:r>
        <w:t>CASE_</w:t>
      </w:r>
      <w:r w:rsidRPr="002F26E9">
        <w:t xml:space="preserve">SMALLEST_IND_NUMBER: The smallest number of </w:t>
      </w:r>
      <w:r>
        <w:t xml:space="preserve">case </w:t>
      </w:r>
      <w:r w:rsidRPr="002F26E9">
        <w:t>individuals that pass the quality filter at the position of qualifying variants in the gene.</w:t>
      </w:r>
    </w:p>
    <w:p w14:paraId="49576B20" w14:textId="77777777" w:rsidR="002F26E9" w:rsidRDefault="002F26E9" w:rsidP="002F26E9">
      <w:pPr>
        <w:pStyle w:val="ListParagraph"/>
        <w:numPr>
          <w:ilvl w:val="2"/>
          <w:numId w:val="21"/>
        </w:numPr>
        <w:shd w:val="clear" w:color="auto" w:fill="FFFFFF"/>
      </w:pPr>
      <w:r>
        <w:t>CASE_HET_IND_EST_COUNT: Estimate number of case individuals carrying at least one heterozygous qualifying variant in the gene.</w:t>
      </w:r>
    </w:p>
    <w:p w14:paraId="5DFD3A23" w14:textId="77777777" w:rsidR="002F26E9" w:rsidRDefault="002F26E9" w:rsidP="002F26E9">
      <w:pPr>
        <w:pStyle w:val="ListParagraph"/>
        <w:numPr>
          <w:ilvl w:val="2"/>
          <w:numId w:val="21"/>
        </w:numPr>
        <w:shd w:val="clear" w:color="auto" w:fill="FFFFFF"/>
      </w:pPr>
      <w:r>
        <w:t>CASE_HOM_IND_EST_COUNT: Estimate number of case individuals carrying at least one homozygous qualifying variant in the gene.</w:t>
      </w:r>
    </w:p>
    <w:p w14:paraId="4A89DFAD" w14:textId="5EA252C4" w:rsidR="002F26E9" w:rsidRDefault="00EE62A5" w:rsidP="002F26E9">
      <w:pPr>
        <w:pStyle w:val="ListParagraph"/>
        <w:numPr>
          <w:ilvl w:val="2"/>
          <w:numId w:val="21"/>
        </w:numPr>
        <w:shd w:val="clear" w:color="auto" w:fill="FFFFFF"/>
      </w:pPr>
      <w:r>
        <w:t>CONTROL_</w:t>
      </w:r>
      <w:r w:rsidR="002F26E9">
        <w:t xml:space="preserve">HET_IND_FREQ: Frequency of </w:t>
      </w:r>
      <w:r>
        <w:t xml:space="preserve">control </w:t>
      </w:r>
      <w:r w:rsidR="002F26E9">
        <w:t>individuals carrying at least one heterozygous qualifying variant in the gene</w:t>
      </w:r>
      <w:r w:rsidR="0022354E">
        <w:t>.</w:t>
      </w:r>
    </w:p>
    <w:p w14:paraId="546BE841" w14:textId="77777777" w:rsidR="00EE62A5" w:rsidRDefault="00EE62A5" w:rsidP="002F26E9">
      <w:pPr>
        <w:pStyle w:val="ListParagraph"/>
        <w:numPr>
          <w:ilvl w:val="2"/>
          <w:numId w:val="21"/>
        </w:numPr>
        <w:shd w:val="clear" w:color="auto" w:fill="FFFFFF"/>
      </w:pPr>
      <w:r>
        <w:t>CONTROL_</w:t>
      </w:r>
      <w:r w:rsidR="002F26E9">
        <w:t xml:space="preserve">HOM_IND_FREQ: Frequency of </w:t>
      </w:r>
      <w:r>
        <w:t xml:space="preserve">control </w:t>
      </w:r>
      <w:r w:rsidR="002F26E9">
        <w:t>individuals carrying at least one homozygous qualifying variant in the gene.</w:t>
      </w:r>
    </w:p>
    <w:p w14:paraId="545A48B7" w14:textId="253D1147" w:rsidR="00EE62A5" w:rsidRDefault="00EE62A5" w:rsidP="002F26E9">
      <w:pPr>
        <w:pStyle w:val="ListParagraph"/>
        <w:numPr>
          <w:ilvl w:val="2"/>
          <w:numId w:val="21"/>
        </w:numPr>
        <w:shd w:val="clear" w:color="auto" w:fill="FFFFFF"/>
      </w:pPr>
      <w:r>
        <w:t>CONTROL_</w:t>
      </w:r>
      <w:r w:rsidR="002F26E9" w:rsidRPr="000538DD">
        <w:t xml:space="preserve">SMALLEST_IND_NUMBER: </w:t>
      </w:r>
      <w:r w:rsidR="002F26E9">
        <w:t>The smallest number</w:t>
      </w:r>
      <w:r w:rsidR="002F26E9" w:rsidRPr="000538DD">
        <w:t xml:space="preserve"> of </w:t>
      </w:r>
      <w:r>
        <w:t xml:space="preserve">control </w:t>
      </w:r>
      <w:r w:rsidR="002F26E9" w:rsidRPr="000538DD">
        <w:t>individual</w:t>
      </w:r>
      <w:r w:rsidR="002F26E9">
        <w:t>s that pass sequencing quality filters at the position of the qualifying variants in the gene.</w:t>
      </w:r>
    </w:p>
    <w:p w14:paraId="4CA2EB84" w14:textId="63CE8AC9" w:rsidR="00EE62A5" w:rsidRDefault="00EE62A5" w:rsidP="002F26E9">
      <w:pPr>
        <w:pStyle w:val="ListParagraph"/>
        <w:numPr>
          <w:ilvl w:val="2"/>
          <w:numId w:val="21"/>
        </w:numPr>
        <w:shd w:val="clear" w:color="auto" w:fill="FFFFFF"/>
      </w:pPr>
      <w:r>
        <w:t>CONTROL_</w:t>
      </w:r>
      <w:r w:rsidR="002F26E9">
        <w:t>HET_IND_</w:t>
      </w:r>
      <w:r w:rsidR="0022354E">
        <w:t>EST_</w:t>
      </w:r>
      <w:r w:rsidR="002F26E9">
        <w:t>COUNT: Estimate # of individuals carrying at least one heterozygous qualifying variant in the gene</w:t>
      </w:r>
      <w:r w:rsidR="0022354E">
        <w:t>.</w:t>
      </w:r>
    </w:p>
    <w:p w14:paraId="7E288281" w14:textId="7A81C162" w:rsidR="002F26E9" w:rsidRDefault="00EE62A5" w:rsidP="002F26E9">
      <w:pPr>
        <w:pStyle w:val="ListParagraph"/>
        <w:numPr>
          <w:ilvl w:val="2"/>
          <w:numId w:val="21"/>
        </w:numPr>
        <w:shd w:val="clear" w:color="auto" w:fill="FFFFFF"/>
      </w:pPr>
      <w:r>
        <w:t>CONTROL_</w:t>
      </w:r>
      <w:r w:rsidR="002F26E9">
        <w:t>HOM_IND_</w:t>
      </w:r>
      <w:r w:rsidR="0022354E">
        <w:t>EST_</w:t>
      </w:r>
      <w:r w:rsidR="002F26E9">
        <w:t>COUNT: Estimate # of individuals carrying at least one homozygous qualifying variant in the gene.</w:t>
      </w:r>
    </w:p>
    <w:p w14:paraId="04551A5E" w14:textId="36F93D55" w:rsidR="00EE62A5" w:rsidRDefault="00EE62A5" w:rsidP="002F26E9">
      <w:pPr>
        <w:pStyle w:val="ListParagraph"/>
        <w:numPr>
          <w:ilvl w:val="2"/>
          <w:numId w:val="21"/>
        </w:numPr>
        <w:shd w:val="clear" w:color="auto" w:fill="FFFFFF"/>
      </w:pPr>
      <w:r w:rsidRPr="00EE62A5">
        <w:lastRenderedPageBreak/>
        <w:t>P_DOM: p-value under the dominant model.</w:t>
      </w:r>
    </w:p>
    <w:p w14:paraId="0F1EB43F" w14:textId="77777777" w:rsidR="002F26E9" w:rsidRPr="00547656" w:rsidRDefault="002F26E9" w:rsidP="002F26E9">
      <w:pPr>
        <w:pStyle w:val="ListParagraph"/>
        <w:shd w:val="clear" w:color="auto" w:fill="FFFFFF"/>
        <w:ind w:left="2340"/>
      </w:pPr>
    </w:p>
    <w:p w14:paraId="68B81C8D" w14:textId="2C168A81" w:rsidR="00547656" w:rsidRDefault="00547656" w:rsidP="00547656">
      <w:pPr>
        <w:pStyle w:val="ListParagraph"/>
        <w:numPr>
          <w:ilvl w:val="0"/>
          <w:numId w:val="21"/>
        </w:numPr>
        <w:shd w:val="clear" w:color="auto" w:fill="FFFFFF"/>
      </w:pPr>
      <w:r w:rsidRPr="00547656">
        <w:t>Command lines to run:</w:t>
      </w:r>
    </w:p>
    <w:p w14:paraId="77CC3F51" w14:textId="4E4187F7" w:rsidR="001C377F" w:rsidRDefault="00696B0F" w:rsidP="001C377F">
      <w:pPr>
        <w:pStyle w:val="ListParagraph"/>
        <w:numPr>
          <w:ilvl w:val="1"/>
          <w:numId w:val="21"/>
        </w:numPr>
        <w:shd w:val="clear" w:color="auto" w:fill="FFFFFF"/>
      </w:pPr>
      <w:bookmarkStart w:id="343" w:name="OLE_LINK281"/>
      <w:bookmarkStart w:id="344" w:name="OLE_LINK282"/>
      <w:r>
        <w:t xml:space="preserve">Run burden test </w:t>
      </w:r>
      <w:r w:rsidR="0022354E">
        <w:t xml:space="preserve">R </w:t>
      </w:r>
      <w:r>
        <w:t>script</w:t>
      </w:r>
      <w:r w:rsidR="0022354E">
        <w:t>.</w:t>
      </w:r>
    </w:p>
    <w:bookmarkEnd w:id="343"/>
    <w:bookmarkEnd w:id="344"/>
    <w:p w14:paraId="56B93900" w14:textId="32C16C80" w:rsidR="00696B0F" w:rsidRDefault="00696B0F" w:rsidP="00696B0F">
      <w:pPr>
        <w:shd w:val="clear" w:color="auto" w:fill="FFFFFF"/>
        <w:ind w:left="1980"/>
      </w:pPr>
      <w:r>
        <w:t>“</w:t>
      </w:r>
      <w:proofErr w:type="spellStart"/>
      <w:r w:rsidRPr="00696B0F">
        <w:t>Rscript</w:t>
      </w:r>
      <w:proofErr w:type="spellEnd"/>
      <w:r w:rsidRPr="00696B0F">
        <w:t xml:space="preserve"> </w:t>
      </w:r>
      <w:r w:rsidR="00D14F9D" w:rsidRPr="00696B0F">
        <w:t>burden_</w:t>
      </w:r>
      <w:r w:rsidR="00D14F9D">
        <w:t>WH</w:t>
      </w:r>
      <w:r w:rsidR="00D14F9D" w:rsidRPr="00696B0F">
        <w:t>_</w:t>
      </w:r>
      <w:r w:rsidR="00D14F9D">
        <w:t>3_</w:t>
      </w:r>
      <w:r w:rsidR="00D14F9D" w:rsidRPr="00696B0F">
        <w:t xml:space="preserve">1_2023.R </w:t>
      </w:r>
      <w:r w:rsidRPr="00696B0F">
        <w:t xml:space="preserve">--casefile </w:t>
      </w:r>
      <w:del w:id="345" w:author="He, Wen" w:date="2023-03-28T23:39:00Z">
        <w:r w:rsidRPr="00696B0F" w:rsidDel="003F6AA5">
          <w:delText xml:space="preserve">Case_ </w:delText>
        </w:r>
        <w:r w:rsidR="005A5866" w:rsidDel="003F6AA5">
          <w:delText>syno</w:delText>
        </w:r>
      </w:del>
      <w:ins w:id="346" w:author="He, Wen" w:date="2023-03-28T23:39:00Z">
        <w:r w:rsidR="003F6AA5">
          <w:t>Case_syno</w:t>
        </w:r>
      </w:ins>
      <w:r w:rsidR="005A5866">
        <w:t>nymous</w:t>
      </w:r>
      <w:r w:rsidRPr="00696B0F">
        <w:t>_QC</w:t>
      </w:r>
      <w:r w:rsidR="00D14F9D">
        <w:t>6</w:t>
      </w:r>
      <w:r w:rsidRPr="00696B0F">
        <w:t>.gene_counts.txt --</w:t>
      </w:r>
      <w:proofErr w:type="spellStart"/>
      <w:r w:rsidRPr="00696B0F">
        <w:t>controlfile</w:t>
      </w:r>
      <w:proofErr w:type="spellEnd"/>
      <w:r w:rsidRPr="00696B0F">
        <w:t xml:space="preserve"> </w:t>
      </w:r>
      <w:del w:id="347" w:author="He, Wen" w:date="2023-03-28T23:40:00Z">
        <w:r w:rsidRPr="00696B0F" w:rsidDel="003F6AA5">
          <w:delText xml:space="preserve">Control_ </w:delText>
        </w:r>
        <w:r w:rsidR="005A5866" w:rsidDel="003F6AA5">
          <w:delText>syno</w:delText>
        </w:r>
      </w:del>
      <w:ins w:id="348" w:author="He, Wen" w:date="2023-03-28T23:40:00Z">
        <w:r w:rsidR="003F6AA5">
          <w:t>Control_syno</w:t>
        </w:r>
      </w:ins>
      <w:r w:rsidR="005A5866">
        <w:t>nymous</w:t>
      </w:r>
      <w:r w:rsidRPr="00696B0F">
        <w:t>_QC</w:t>
      </w:r>
      <w:r w:rsidR="00D14F9D">
        <w:t>6</w:t>
      </w:r>
      <w:r w:rsidRPr="00696B0F">
        <w:t>.gene_counts.txt --</w:t>
      </w:r>
      <w:proofErr w:type="spellStart"/>
      <w:r w:rsidRPr="00696B0F">
        <w:t>outfile</w:t>
      </w:r>
      <w:proofErr w:type="spellEnd"/>
      <w:r w:rsidRPr="00696B0F">
        <w:t xml:space="preserve"> QC</w:t>
      </w:r>
      <w:r w:rsidR="00D14F9D">
        <w:t>6</w:t>
      </w:r>
      <w:r w:rsidRPr="00696B0F">
        <w:t>.</w:t>
      </w:r>
      <w:r w:rsidR="005A5866">
        <w:t>synonymous</w:t>
      </w:r>
      <w:r w:rsidRPr="00696B0F">
        <w:t>.burden.txt</w:t>
      </w:r>
      <w:r>
        <w:t>”</w:t>
      </w:r>
    </w:p>
    <w:p w14:paraId="2977DF3D" w14:textId="77777777" w:rsidR="00696B0F" w:rsidRDefault="00696B0F" w:rsidP="00696B0F">
      <w:pPr>
        <w:pStyle w:val="ListParagraph"/>
        <w:numPr>
          <w:ilvl w:val="1"/>
          <w:numId w:val="21"/>
        </w:numPr>
        <w:shd w:val="clear" w:color="auto" w:fill="FFFFFF"/>
      </w:pPr>
      <w:r>
        <w:t>sort result by P value (small to large)</w:t>
      </w:r>
    </w:p>
    <w:p w14:paraId="723A2268" w14:textId="24ABA262" w:rsidR="00696B0F" w:rsidRDefault="00696B0F" w:rsidP="00696B0F">
      <w:pPr>
        <w:shd w:val="clear" w:color="auto" w:fill="FFFFFF"/>
        <w:ind w:left="1980"/>
      </w:pPr>
      <w:r>
        <w:t>“sort -g -k12 QC</w:t>
      </w:r>
      <w:r w:rsidR="00EC703F">
        <w:t>6</w:t>
      </w:r>
      <w:r>
        <w:t>.</w:t>
      </w:r>
      <w:r w:rsidR="005A5866">
        <w:t>synonymous</w:t>
      </w:r>
      <w:r>
        <w:t>.burden.txt &gt; QC</w:t>
      </w:r>
      <w:r w:rsidR="00EC703F">
        <w:t>6</w:t>
      </w:r>
      <w:r>
        <w:t>.</w:t>
      </w:r>
      <w:r w:rsidR="005A5866">
        <w:t>synonymous</w:t>
      </w:r>
      <w:r>
        <w:t>.burden.sorted.txt”</w:t>
      </w:r>
    </w:p>
    <w:p w14:paraId="752EB5C1" w14:textId="77777777" w:rsidR="00696B0F" w:rsidRDefault="00696B0F" w:rsidP="00696B0F">
      <w:pPr>
        <w:pStyle w:val="ListParagraph"/>
        <w:numPr>
          <w:ilvl w:val="1"/>
          <w:numId w:val="21"/>
        </w:numPr>
        <w:shd w:val="clear" w:color="auto" w:fill="FFFFFF"/>
      </w:pPr>
      <w:r>
        <w:t>Generate Q-Q Plot</w:t>
      </w:r>
    </w:p>
    <w:p w14:paraId="6AC51DB2" w14:textId="7050C0EF" w:rsidR="00696B0F" w:rsidRPr="00547656" w:rsidRDefault="00696B0F" w:rsidP="00696B0F">
      <w:pPr>
        <w:shd w:val="clear" w:color="auto" w:fill="FFFFFF"/>
        <w:ind w:left="1980"/>
      </w:pPr>
      <w:r>
        <w:t>“</w:t>
      </w:r>
      <w:proofErr w:type="spellStart"/>
      <w:r>
        <w:t>Rscript</w:t>
      </w:r>
      <w:proofErr w:type="spellEnd"/>
      <w:r>
        <w:t xml:space="preserve"> </w:t>
      </w:r>
      <w:bookmarkStart w:id="349" w:name="OLE_LINK129"/>
      <w:bookmarkStart w:id="350" w:name="OLE_LINK130"/>
      <w:r>
        <w:t>QQ_</w:t>
      </w:r>
      <w:r w:rsidR="00D14F9D">
        <w:t>new_wh_10</w:t>
      </w:r>
      <w:r>
        <w:t>_</w:t>
      </w:r>
      <w:r w:rsidR="00D14F9D">
        <w:t>12</w:t>
      </w:r>
      <w:r>
        <w:t>_202</w:t>
      </w:r>
      <w:r w:rsidR="00D14F9D">
        <w:t>2</w:t>
      </w:r>
      <w:r>
        <w:t xml:space="preserve">.R </w:t>
      </w:r>
      <w:bookmarkEnd w:id="349"/>
      <w:bookmarkEnd w:id="350"/>
      <w:r>
        <w:t>--</w:t>
      </w:r>
      <w:proofErr w:type="spellStart"/>
      <w:r>
        <w:t>pvalfile</w:t>
      </w:r>
      <w:proofErr w:type="spellEnd"/>
      <w:r>
        <w:t xml:space="preserve"> QC</w:t>
      </w:r>
      <w:r w:rsidR="00EC703F">
        <w:t>6</w:t>
      </w:r>
      <w:r>
        <w:t>.</w:t>
      </w:r>
      <w:r w:rsidR="005A5866">
        <w:t>synonymous</w:t>
      </w:r>
      <w:r>
        <w:t>.burden.txt --</w:t>
      </w:r>
      <w:proofErr w:type="spellStart"/>
      <w:r>
        <w:t>plotfile</w:t>
      </w:r>
      <w:proofErr w:type="spellEnd"/>
      <w:r>
        <w:t xml:space="preserve"> QC</w:t>
      </w:r>
      <w:r w:rsidR="00EC703F">
        <w:t>6</w:t>
      </w:r>
      <w:r>
        <w:t>.</w:t>
      </w:r>
      <w:r w:rsidR="005A5866">
        <w:t>synonymous</w:t>
      </w:r>
      <w:r>
        <w:t>.burden.png”</w:t>
      </w:r>
    </w:p>
    <w:p w14:paraId="37E97D01" w14:textId="77777777" w:rsidR="000D3348" w:rsidRPr="002F26E9" w:rsidRDefault="000D3348" w:rsidP="000D3348">
      <w:pPr>
        <w:shd w:val="clear" w:color="auto" w:fill="FFFFFF"/>
        <w:rPr>
          <w:b/>
          <w:bCs/>
          <w:color w:val="000000" w:themeColor="text1"/>
          <w:u w:val="single"/>
        </w:rPr>
      </w:pPr>
      <w:r w:rsidRPr="002F26E9">
        <w:rPr>
          <w:b/>
          <w:bCs/>
          <w:color w:val="000000" w:themeColor="text1"/>
          <w:u w:val="single"/>
        </w:rPr>
        <w:t xml:space="preserve">→ </w:t>
      </w:r>
      <w:r w:rsidR="005778BC" w:rsidRPr="002F26E9">
        <w:rPr>
          <w:b/>
          <w:bCs/>
          <w:color w:val="000000" w:themeColor="text1"/>
          <w:u w:val="single"/>
        </w:rPr>
        <w:t>Review</w:t>
      </w:r>
      <w:r w:rsidRPr="002F26E9">
        <w:rPr>
          <w:b/>
          <w:bCs/>
          <w:color w:val="000000" w:themeColor="text1"/>
          <w:u w:val="single"/>
        </w:rPr>
        <w:t xml:space="preserve"> point:</w:t>
      </w:r>
    </w:p>
    <w:p w14:paraId="3B89B0D3" w14:textId="2C559B73" w:rsidR="00A0555C" w:rsidRDefault="000D3348" w:rsidP="00EE62A5">
      <w:pPr>
        <w:pStyle w:val="ListParagraph"/>
        <w:numPr>
          <w:ilvl w:val="0"/>
          <w:numId w:val="33"/>
        </w:numPr>
        <w:shd w:val="clear" w:color="auto" w:fill="FFFFFF"/>
        <w:rPr>
          <w:b/>
          <w:bCs/>
        </w:rPr>
      </w:pPr>
      <w:r w:rsidRPr="000D3348">
        <w:rPr>
          <w:b/>
          <w:bCs/>
        </w:rPr>
        <w:t xml:space="preserve">Review </w:t>
      </w:r>
      <w:r w:rsidR="005778BC" w:rsidRPr="000D3348">
        <w:rPr>
          <w:b/>
          <w:bCs/>
        </w:rPr>
        <w:t>QQ PLOT and</w:t>
      </w:r>
      <w:r>
        <w:rPr>
          <w:b/>
          <w:bCs/>
        </w:rPr>
        <w:t xml:space="preserve"> evaluate</w:t>
      </w:r>
      <w:r w:rsidR="005778BC" w:rsidRPr="000D3348">
        <w:rPr>
          <w:b/>
          <w:bCs/>
        </w:rPr>
        <w:t xml:space="preserve"> </w:t>
      </w:r>
      <w:r w:rsidR="004470D6" w:rsidRPr="000D3348">
        <w:rPr>
          <w:b/>
          <w:bCs/>
        </w:rPr>
        <w:t>evidence</w:t>
      </w:r>
      <w:r w:rsidR="005778BC" w:rsidRPr="000D3348">
        <w:rPr>
          <w:b/>
          <w:bCs/>
        </w:rPr>
        <w:t xml:space="preserve"> of artifacts/poor harmonization</w:t>
      </w:r>
      <w:r w:rsidRPr="000D3348">
        <w:rPr>
          <w:b/>
          <w:bCs/>
        </w:rPr>
        <w:t>.</w:t>
      </w:r>
    </w:p>
    <w:p w14:paraId="2005DE37" w14:textId="1F0A5FCC" w:rsidR="000D3348" w:rsidRPr="000D3348" w:rsidRDefault="000D3348" w:rsidP="00EE62A5">
      <w:pPr>
        <w:pStyle w:val="ListParagraph"/>
        <w:numPr>
          <w:ilvl w:val="0"/>
          <w:numId w:val="33"/>
        </w:numPr>
        <w:shd w:val="clear" w:color="auto" w:fill="FFFFFF"/>
        <w:rPr>
          <w:b/>
          <w:bCs/>
        </w:rPr>
      </w:pPr>
      <w:r>
        <w:rPr>
          <w:b/>
          <w:bCs/>
        </w:rPr>
        <w:t xml:space="preserve">Based on the different </w:t>
      </w:r>
      <w:r w:rsidR="00D30854">
        <w:rPr>
          <w:b/>
          <w:bCs/>
        </w:rPr>
        <w:t>sets</w:t>
      </w:r>
      <w:r>
        <w:rPr>
          <w:b/>
          <w:bCs/>
        </w:rPr>
        <w:t xml:space="preserve"> of data, additional filter</w:t>
      </w:r>
      <w:r w:rsidR="00910553">
        <w:rPr>
          <w:b/>
          <w:bCs/>
        </w:rPr>
        <w:t>s and parameters may</w:t>
      </w:r>
      <w:r>
        <w:rPr>
          <w:b/>
          <w:bCs/>
        </w:rPr>
        <w:t xml:space="preserve"> be needed.</w:t>
      </w:r>
    </w:p>
    <w:p w14:paraId="7B79EF14" w14:textId="77777777" w:rsidR="005778BC" w:rsidRPr="005778BC" w:rsidRDefault="005778BC" w:rsidP="005778BC">
      <w:pPr>
        <w:pStyle w:val="ListParagraph"/>
        <w:shd w:val="clear" w:color="auto" w:fill="FFFFFF"/>
        <w:rPr>
          <w:b/>
          <w:bCs/>
        </w:rPr>
      </w:pPr>
    </w:p>
    <w:p w14:paraId="14CC2DA0" w14:textId="148C0532" w:rsidR="00155878" w:rsidRDefault="001C377F" w:rsidP="00155878">
      <w:pPr>
        <w:shd w:val="clear" w:color="auto" w:fill="FFFFFF"/>
        <w:rPr>
          <w:b/>
          <w:bCs/>
          <w:sz w:val="28"/>
          <w:szCs w:val="28"/>
        </w:rPr>
      </w:pPr>
      <w:r w:rsidRPr="00916367">
        <w:rPr>
          <w:b/>
          <w:bCs/>
          <w:sz w:val="28"/>
          <w:szCs w:val="28"/>
        </w:rPr>
        <w:t>Step</w:t>
      </w:r>
      <w:r w:rsidR="0067496E">
        <w:rPr>
          <w:b/>
          <w:bCs/>
          <w:sz w:val="28"/>
          <w:szCs w:val="28"/>
        </w:rPr>
        <w:t>3</w:t>
      </w:r>
      <w:r w:rsidRPr="00916367">
        <w:rPr>
          <w:b/>
          <w:bCs/>
          <w:sz w:val="28"/>
          <w:szCs w:val="28"/>
        </w:rPr>
        <w:t xml:space="preserve">:  Burden Test to Identify High and Mod impact </w:t>
      </w:r>
      <w:r w:rsidR="0022354E" w:rsidRPr="00916367">
        <w:rPr>
          <w:b/>
          <w:bCs/>
          <w:sz w:val="28"/>
          <w:szCs w:val="28"/>
        </w:rPr>
        <w:t>variants.</w:t>
      </w:r>
    </w:p>
    <w:p w14:paraId="7CBBAD38" w14:textId="2F1FAB35" w:rsidR="00EC703F" w:rsidRPr="00EC703F" w:rsidRDefault="00EC703F" w:rsidP="00155878">
      <w:pPr>
        <w:pStyle w:val="ListParagraph"/>
        <w:numPr>
          <w:ilvl w:val="0"/>
          <w:numId w:val="34"/>
        </w:numPr>
        <w:shd w:val="clear" w:color="auto" w:fill="FFFFFF"/>
      </w:pPr>
      <w:bookmarkStart w:id="351" w:name="OLE_LINK165"/>
      <w:bookmarkStart w:id="352" w:name="OLE_LINK170"/>
      <w:r>
        <w:t>Perform QC1 through QC6, except Filter1 from STEP</w:t>
      </w:r>
      <w:r w:rsidR="0067496E">
        <w:t>2</w:t>
      </w:r>
      <w:r>
        <w:t xml:space="preserve"> with the same filters and parameters used for calibrating the synonymous variant Q-Q plots</w:t>
      </w:r>
      <w:r w:rsidR="009F1C91">
        <w:t>.</w:t>
      </w:r>
    </w:p>
    <w:p w14:paraId="33908E21" w14:textId="5300ADF1" w:rsidR="00916367" w:rsidRPr="00552568" w:rsidRDefault="00FE6C51" w:rsidP="00916367">
      <w:pPr>
        <w:rPr>
          <w:b/>
          <w:bCs/>
        </w:rPr>
      </w:pPr>
      <w:bookmarkStart w:id="353" w:name="OLE_LINK166"/>
      <w:bookmarkStart w:id="354" w:name="OLE_LINK167"/>
      <w:bookmarkEnd w:id="351"/>
      <w:bookmarkEnd w:id="352"/>
      <w:r>
        <w:rPr>
          <w:b/>
          <w:bCs/>
        </w:rPr>
        <w:t>Filter1</w:t>
      </w:r>
      <w:r w:rsidR="00916367" w:rsidRPr="00ED6CB9">
        <w:rPr>
          <w:b/>
          <w:bCs/>
        </w:rPr>
        <w:t xml:space="preserve">: </w:t>
      </w:r>
      <w:r w:rsidR="00916367" w:rsidRPr="00EE62A5">
        <w:rPr>
          <w:b/>
          <w:bCs/>
        </w:rPr>
        <w:t>Filter by Annotation (</w:t>
      </w:r>
      <w:r w:rsidR="00696B0F" w:rsidRPr="00EE62A5">
        <w:rPr>
          <w:b/>
          <w:bCs/>
          <w:u w:val="single"/>
        </w:rPr>
        <w:t>H</w:t>
      </w:r>
      <w:r w:rsidR="00916367" w:rsidRPr="00EE62A5">
        <w:rPr>
          <w:b/>
          <w:bCs/>
          <w:u w:val="single"/>
        </w:rPr>
        <w:t>igh impact</w:t>
      </w:r>
      <w:r w:rsidR="00916367" w:rsidRPr="00EE62A5">
        <w:rPr>
          <w:b/>
          <w:bCs/>
        </w:rPr>
        <w:t xml:space="preserve"> protein</w:t>
      </w:r>
      <w:r w:rsidR="00916367" w:rsidRPr="00552568">
        <w:rPr>
          <w:b/>
          <w:bCs/>
        </w:rPr>
        <w:t>-coding variants)</w:t>
      </w:r>
    </w:p>
    <w:p w14:paraId="3FAF2B6D" w14:textId="48A0FBD9" w:rsidR="007436F5" w:rsidRPr="00552568" w:rsidRDefault="00916367" w:rsidP="00ED1FF0">
      <w:bookmarkStart w:id="355" w:name="OLE_LINK17"/>
      <w:bookmarkStart w:id="356" w:name="OLE_LINK18"/>
      <w:r w:rsidRPr="007436F5">
        <w:rPr>
          <w:b/>
          <w:bCs/>
        </w:rPr>
        <w:t>Aim:</w:t>
      </w:r>
      <w:r w:rsidRPr="00552568">
        <w:t xml:space="preserve"> </w:t>
      </w:r>
      <w:r>
        <w:t>R</w:t>
      </w:r>
      <w:r w:rsidRPr="00552568">
        <w:t xml:space="preserve">etain only </w:t>
      </w:r>
      <w:r w:rsidR="000B289B">
        <w:t xml:space="preserve">variants with a canonical </w:t>
      </w:r>
      <w:r w:rsidR="00696B0F">
        <w:t>High impact</w:t>
      </w:r>
      <w:r w:rsidR="00EE62A5">
        <w:t xml:space="preserve"> (by VEP annotation)</w:t>
      </w:r>
      <w:r w:rsidRPr="00552568">
        <w:t xml:space="preserve"> protein-coding </w:t>
      </w:r>
      <w:r w:rsidR="000B289B">
        <w:t>transcript</w:t>
      </w:r>
      <w:r w:rsidR="004D10F1">
        <w:t>.</w:t>
      </w:r>
      <w:r w:rsidR="007436F5">
        <w:br/>
      </w:r>
      <w:r w:rsidR="007436F5" w:rsidRPr="00ED1FF0">
        <w:rPr>
          <w:b/>
          <w:bCs/>
        </w:rPr>
        <w:t>Rationale</w:t>
      </w:r>
      <w:r w:rsidR="007436F5">
        <w:t>:</w:t>
      </w:r>
      <w:r w:rsidR="00ED1FF0">
        <w:t xml:space="preserve"> This step makes sure to include</w:t>
      </w:r>
      <w:bookmarkStart w:id="357" w:name="OLE_LINK11"/>
      <w:bookmarkStart w:id="358" w:name="OLE_LINK12"/>
      <w:r w:rsidR="00ED1FF0">
        <w:t xml:space="preserve"> </w:t>
      </w:r>
      <w:bookmarkEnd w:id="357"/>
      <w:bookmarkEnd w:id="358"/>
      <w:r w:rsidR="00ED1FF0">
        <w:t>only variants with</w:t>
      </w:r>
      <w:r w:rsidR="00ED1FF0" w:rsidRPr="005C077F">
        <w:t xml:space="preserve"> protein-coding transcripts</w:t>
      </w:r>
      <w:r w:rsidR="00ED1FF0">
        <w:t xml:space="preserve"> that have impact of “High” in VEP annotation in the downstream analyses. VEP categorizes high impact variants into </w:t>
      </w:r>
      <w:r w:rsidR="0071710C">
        <w:t xml:space="preserve">the following </w:t>
      </w:r>
      <w:r w:rsidR="00ED1FF0">
        <w:t>types: 1) Stop gained, 2) Frameshift, 3) Splice acceptor and donor, 4) Start lost, 5) Stop lost</w:t>
      </w:r>
      <w:r w:rsidR="004008D6">
        <w:t>,</w:t>
      </w:r>
      <w:r w:rsidR="0071710C">
        <w:t xml:space="preserve"> 6) Transcript ablation, 7) Transcript amplification.</w:t>
      </w:r>
    </w:p>
    <w:bookmarkEnd w:id="355"/>
    <w:bookmarkEnd w:id="356"/>
    <w:p w14:paraId="3CE12AC4" w14:textId="77777777" w:rsidR="00916367" w:rsidRDefault="00916367" w:rsidP="00916367">
      <w:pPr>
        <w:pStyle w:val="ListParagraph"/>
        <w:numPr>
          <w:ilvl w:val="0"/>
          <w:numId w:val="23"/>
        </w:numPr>
        <w:shd w:val="clear" w:color="auto" w:fill="FFFFFF"/>
      </w:pPr>
      <w:r>
        <w:t xml:space="preserve">Requirements: </w:t>
      </w:r>
    </w:p>
    <w:p w14:paraId="134133DB" w14:textId="11E28296" w:rsidR="002F26E9" w:rsidRDefault="002F26E9" w:rsidP="002F26E9">
      <w:pPr>
        <w:pStyle w:val="ListParagraph"/>
        <w:numPr>
          <w:ilvl w:val="1"/>
          <w:numId w:val="23"/>
        </w:numPr>
        <w:shd w:val="clear" w:color="auto" w:fill="FFFFFF"/>
      </w:pPr>
      <w:r>
        <w:t>Python v3.7 (running environment)</w:t>
      </w:r>
    </w:p>
    <w:p w14:paraId="25326AC9" w14:textId="73ED3019" w:rsidR="00916367" w:rsidRDefault="00EC703F" w:rsidP="00916367">
      <w:pPr>
        <w:pStyle w:val="ListParagraph"/>
        <w:numPr>
          <w:ilvl w:val="1"/>
          <w:numId w:val="23"/>
        </w:numPr>
        <w:shd w:val="clear" w:color="auto" w:fill="FFFFFF"/>
      </w:pPr>
      <w:bookmarkStart w:id="359" w:name="OLE_LINK131"/>
      <w:bookmarkStart w:id="360" w:name="OLE_LINK134"/>
      <w:bookmarkStart w:id="361" w:name="OLE_LINK135"/>
      <w:bookmarkStart w:id="362" w:name="OLE_LINK137"/>
      <w:r>
        <w:t>Filter1</w:t>
      </w:r>
      <w:r w:rsidR="00696B0F" w:rsidRPr="00696B0F">
        <w:t>_</w:t>
      </w:r>
      <w:r>
        <w:t>impact</w:t>
      </w:r>
      <w:r w:rsidR="00696B0F" w:rsidRPr="00696B0F">
        <w:t>_Create_exclusion_SNPlist_by_annotation_10_18_202</w:t>
      </w:r>
      <w:r>
        <w:t>2</w:t>
      </w:r>
      <w:r w:rsidR="00696B0F">
        <w:t>.py</w:t>
      </w:r>
      <w:r w:rsidR="00696B0F" w:rsidRPr="00696B0F">
        <w:t xml:space="preserve"> </w:t>
      </w:r>
      <w:bookmarkEnd w:id="359"/>
      <w:bookmarkEnd w:id="360"/>
      <w:bookmarkEnd w:id="361"/>
      <w:bookmarkEnd w:id="362"/>
      <w:r w:rsidR="00916367">
        <w:t>(Appendix 2: TRAPD Script)</w:t>
      </w:r>
    </w:p>
    <w:p w14:paraId="1A3762BC" w14:textId="176630E4" w:rsidR="00916367" w:rsidRDefault="00916367" w:rsidP="00916367">
      <w:pPr>
        <w:pStyle w:val="ListParagraph"/>
        <w:numPr>
          <w:ilvl w:val="0"/>
          <w:numId w:val="23"/>
        </w:numPr>
        <w:shd w:val="clear" w:color="auto" w:fill="FFFFFF"/>
      </w:pPr>
      <w:r>
        <w:t xml:space="preserve">Input: </w:t>
      </w:r>
    </w:p>
    <w:p w14:paraId="285DB084" w14:textId="2B4CFE5B" w:rsidR="00EC703F" w:rsidRDefault="00EC703F" w:rsidP="00EC703F">
      <w:pPr>
        <w:pStyle w:val="ListParagraph"/>
        <w:numPr>
          <w:ilvl w:val="1"/>
          <w:numId w:val="23"/>
        </w:numPr>
        <w:shd w:val="clear" w:color="auto" w:fill="FFFFFF"/>
      </w:pPr>
      <w:r>
        <w:t>Case_QC6.vcf</w:t>
      </w:r>
    </w:p>
    <w:p w14:paraId="2D496DD4" w14:textId="0FDC4F05" w:rsidR="00EC703F" w:rsidRDefault="00EC703F" w:rsidP="00EC703F">
      <w:pPr>
        <w:pStyle w:val="ListParagraph"/>
        <w:numPr>
          <w:ilvl w:val="1"/>
          <w:numId w:val="23"/>
        </w:numPr>
        <w:shd w:val="clear" w:color="auto" w:fill="FFFFFF"/>
      </w:pPr>
      <w:r>
        <w:t>Control_QC6.vcf</w:t>
      </w:r>
    </w:p>
    <w:p w14:paraId="1E95A09C" w14:textId="77777777" w:rsidR="00916367" w:rsidRDefault="00916367" w:rsidP="00916367">
      <w:pPr>
        <w:pStyle w:val="ListParagraph"/>
        <w:numPr>
          <w:ilvl w:val="0"/>
          <w:numId w:val="23"/>
        </w:numPr>
        <w:shd w:val="clear" w:color="auto" w:fill="FFFFFF"/>
      </w:pPr>
      <w:r>
        <w:t xml:space="preserve">Output: </w:t>
      </w:r>
    </w:p>
    <w:p w14:paraId="6D3F3B7D" w14:textId="292CDC95" w:rsidR="00916367" w:rsidRDefault="00916367" w:rsidP="00916367">
      <w:pPr>
        <w:pStyle w:val="ListParagraph"/>
        <w:numPr>
          <w:ilvl w:val="1"/>
          <w:numId w:val="23"/>
        </w:numPr>
        <w:shd w:val="clear" w:color="auto" w:fill="FFFFFF"/>
      </w:pPr>
      <w:bookmarkStart w:id="363" w:name="OLE_LINK138"/>
      <w:bookmarkStart w:id="364" w:name="OLE_LINK147"/>
      <w:r>
        <w:t>Case_</w:t>
      </w:r>
      <w:r w:rsidR="000656A0">
        <w:t>HIGH</w:t>
      </w:r>
      <w:r w:rsidR="00EC703F">
        <w:t>_impact</w:t>
      </w:r>
      <w:r>
        <w:t>.vcf</w:t>
      </w:r>
    </w:p>
    <w:p w14:paraId="2DDA1ACE" w14:textId="4B4231A9" w:rsidR="00916367" w:rsidRDefault="00916367" w:rsidP="00916367">
      <w:pPr>
        <w:pStyle w:val="ListParagraph"/>
        <w:numPr>
          <w:ilvl w:val="1"/>
          <w:numId w:val="23"/>
        </w:numPr>
        <w:shd w:val="clear" w:color="auto" w:fill="FFFFFF"/>
      </w:pPr>
      <w:r>
        <w:t>Control_</w:t>
      </w:r>
      <w:r w:rsidR="000656A0">
        <w:t>HIGH</w:t>
      </w:r>
      <w:r>
        <w:t>_</w:t>
      </w:r>
      <w:r w:rsidR="00EC703F">
        <w:t>impact</w:t>
      </w:r>
      <w:r>
        <w:t>.vcf</w:t>
      </w:r>
    </w:p>
    <w:bookmarkEnd w:id="363"/>
    <w:bookmarkEnd w:id="364"/>
    <w:p w14:paraId="234315FF" w14:textId="77777777" w:rsidR="00916367" w:rsidRPr="00696B0F" w:rsidRDefault="00916367" w:rsidP="00916367">
      <w:pPr>
        <w:pStyle w:val="ListParagraph"/>
        <w:numPr>
          <w:ilvl w:val="0"/>
          <w:numId w:val="23"/>
        </w:numPr>
        <w:shd w:val="clear" w:color="auto" w:fill="FFFFFF"/>
      </w:pPr>
      <w:r w:rsidRPr="00696B0F">
        <w:t>Command lines to run:</w:t>
      </w:r>
    </w:p>
    <w:p w14:paraId="5DF9C777" w14:textId="2A7FB1B9" w:rsidR="002F26E9" w:rsidRDefault="000B289B" w:rsidP="002F26E9">
      <w:pPr>
        <w:pStyle w:val="ListParagraph"/>
        <w:numPr>
          <w:ilvl w:val="1"/>
          <w:numId w:val="31"/>
        </w:numPr>
        <w:shd w:val="clear" w:color="auto" w:fill="FFFFFF"/>
      </w:pPr>
      <w:bookmarkStart w:id="365" w:name="OLE_LINK289"/>
      <w:bookmarkStart w:id="366" w:name="OLE_LINK290"/>
      <w:bookmarkStart w:id="367" w:name="OLE_LINK148"/>
      <w:bookmarkStart w:id="368" w:name="OLE_LINK164"/>
      <w:r>
        <w:t>R</w:t>
      </w:r>
      <w:r w:rsidRPr="00552568">
        <w:t xml:space="preserve">etain only </w:t>
      </w:r>
      <w:r>
        <w:t>variants with a canonical High impact</w:t>
      </w:r>
      <w:r w:rsidRPr="00552568">
        <w:t xml:space="preserve"> protein-coding </w:t>
      </w:r>
      <w:r>
        <w:t>transcript</w:t>
      </w:r>
      <w:bookmarkEnd w:id="353"/>
      <w:bookmarkEnd w:id="354"/>
      <w:r w:rsidR="009F1C91">
        <w:t>.</w:t>
      </w:r>
    </w:p>
    <w:p w14:paraId="5CEA32BB" w14:textId="6AFE78E3" w:rsidR="005A3988" w:rsidRDefault="005A3988" w:rsidP="002F26E9">
      <w:pPr>
        <w:shd w:val="clear" w:color="auto" w:fill="FFFFFF"/>
        <w:ind w:left="1980"/>
      </w:pPr>
      <w:r>
        <w:lastRenderedPageBreak/>
        <w:t xml:space="preserve">“Python </w:t>
      </w:r>
      <w:r w:rsidR="00EC703F">
        <w:t>Filter1</w:t>
      </w:r>
      <w:r w:rsidR="00EC703F" w:rsidRPr="00696B0F">
        <w:t>_</w:t>
      </w:r>
      <w:r w:rsidR="00EC703F">
        <w:t>impact</w:t>
      </w:r>
      <w:r w:rsidR="00EC703F" w:rsidRPr="00696B0F">
        <w:t>_Create_exclusion_SNPlist_by_annotation_10_18_202</w:t>
      </w:r>
      <w:r w:rsidR="00EC703F">
        <w:t>2.py</w:t>
      </w:r>
      <w:r w:rsidR="00EC703F" w:rsidRPr="00696B0F">
        <w:t xml:space="preserve"> </w:t>
      </w:r>
      <w:r>
        <w:t>-v Case_QC</w:t>
      </w:r>
      <w:r w:rsidR="00EC703F">
        <w:t>6</w:t>
      </w:r>
      <w:r>
        <w:t>.vcf --</w:t>
      </w:r>
      <w:proofErr w:type="spellStart"/>
      <w:r>
        <w:t>excludeoutfile</w:t>
      </w:r>
      <w:proofErr w:type="spellEnd"/>
      <w:r>
        <w:t xml:space="preserve"> Case_HIGH_exclusion_SNPlist.txt -</w:t>
      </w:r>
      <w:proofErr w:type="spellStart"/>
      <w:r>
        <w:t>csq</w:t>
      </w:r>
      <w:proofErr w:type="spellEnd"/>
      <w:r>
        <w:t xml:space="preserve"> HIGH</w:t>
      </w:r>
    </w:p>
    <w:p w14:paraId="051782B8" w14:textId="211D07D4" w:rsidR="005A3988" w:rsidRDefault="005A3988" w:rsidP="005A3988">
      <w:pPr>
        <w:shd w:val="clear" w:color="auto" w:fill="FFFFFF"/>
        <w:ind w:left="1980"/>
      </w:pPr>
      <w:r>
        <w:t xml:space="preserve">python </w:t>
      </w:r>
      <w:r w:rsidR="00EC703F">
        <w:t>Filter1</w:t>
      </w:r>
      <w:r w:rsidR="00EC703F" w:rsidRPr="00696B0F">
        <w:t>_</w:t>
      </w:r>
      <w:r w:rsidR="00EC703F">
        <w:t>impact</w:t>
      </w:r>
      <w:r w:rsidR="00EC703F" w:rsidRPr="00696B0F">
        <w:t>_Create_exclusion_SNPlist_by_annotation_10_18_202</w:t>
      </w:r>
      <w:r w:rsidR="00EC703F">
        <w:t>2.py</w:t>
      </w:r>
      <w:r>
        <w:t xml:space="preserve"> -v Control_</w:t>
      </w:r>
      <w:r w:rsidR="00EC703F">
        <w:t>QC6</w:t>
      </w:r>
      <w:r>
        <w:t>.vcf --</w:t>
      </w:r>
      <w:proofErr w:type="spellStart"/>
      <w:r>
        <w:t>excludeoutfile</w:t>
      </w:r>
      <w:proofErr w:type="spellEnd"/>
      <w:r>
        <w:t xml:space="preserve"> Control_HIG</w:t>
      </w:r>
      <w:r w:rsidR="000656A0">
        <w:t>H</w:t>
      </w:r>
      <w:r>
        <w:t xml:space="preserve">_exclusion_SNPlist.txt </w:t>
      </w:r>
      <w:r w:rsidR="00EC703F">
        <w:t>-</w:t>
      </w:r>
      <w:proofErr w:type="spellStart"/>
      <w:r>
        <w:t>csq</w:t>
      </w:r>
      <w:proofErr w:type="spellEnd"/>
      <w:r>
        <w:t xml:space="preserve"> HIGH”</w:t>
      </w:r>
    </w:p>
    <w:p w14:paraId="7989B525" w14:textId="024E4388" w:rsidR="008F4D5B" w:rsidRDefault="008F4D5B" w:rsidP="005A3988">
      <w:pPr>
        <w:pStyle w:val="ListParagraph"/>
        <w:numPr>
          <w:ilvl w:val="1"/>
          <w:numId w:val="23"/>
        </w:numPr>
        <w:shd w:val="clear" w:color="auto" w:fill="FFFFFF"/>
      </w:pPr>
      <w:r>
        <w:t>Combine the exclusion list</w:t>
      </w:r>
      <w:r w:rsidR="00EC703F">
        <w:t>.</w:t>
      </w:r>
    </w:p>
    <w:p w14:paraId="14E4981E" w14:textId="4EC866F2" w:rsidR="008F4D5B" w:rsidRDefault="008F4D5B" w:rsidP="008F4D5B">
      <w:pPr>
        <w:shd w:val="clear" w:color="auto" w:fill="FFFFFF"/>
        <w:ind w:left="1980"/>
      </w:pPr>
      <w:r>
        <w:t>“</w:t>
      </w:r>
      <w:r w:rsidR="005A3988" w:rsidRPr="005A3988">
        <w:t xml:space="preserve">cat Case_HIGH_exclusion_SNPlist.txt Control_ HIGH_exclusion_SNPlist.txt &gt; </w:t>
      </w:r>
      <w:r w:rsidR="000656A0">
        <w:t>Filter1</w:t>
      </w:r>
      <w:r w:rsidR="005A3988" w:rsidRPr="005A3988">
        <w:t>_HIGH_exclusion_SNPlist.txt</w:t>
      </w:r>
      <w:r w:rsidR="005A3988">
        <w:t>”</w:t>
      </w:r>
    </w:p>
    <w:p w14:paraId="38BCB552" w14:textId="0F81672A" w:rsidR="00986FCC" w:rsidRDefault="00986FCC" w:rsidP="00986FCC">
      <w:pPr>
        <w:pStyle w:val="ListParagraph"/>
        <w:numPr>
          <w:ilvl w:val="1"/>
          <w:numId w:val="23"/>
        </w:numPr>
        <w:shd w:val="clear" w:color="auto" w:fill="FFFFFF"/>
      </w:pPr>
      <w:r>
        <w:t>Exclude from both case and control</w:t>
      </w:r>
      <w:r w:rsidR="00EC703F">
        <w:t>.</w:t>
      </w:r>
    </w:p>
    <w:p w14:paraId="0A2258F0" w14:textId="3716E123" w:rsidR="00986FCC" w:rsidRDefault="00986FCC" w:rsidP="00986FCC">
      <w:pPr>
        <w:shd w:val="clear" w:color="auto" w:fill="FFFFFF"/>
        <w:ind w:left="1980"/>
      </w:pPr>
      <w:r>
        <w:t>python Exclude_snps_and_make_new_vcf_6-22-2022.py -v Case_QC</w:t>
      </w:r>
      <w:r w:rsidR="000656A0">
        <w:t>6</w:t>
      </w:r>
      <w:r>
        <w:t>.vcf -o Case_HIGH_</w:t>
      </w:r>
      <w:r w:rsidR="000656A0">
        <w:t>impact</w:t>
      </w:r>
      <w:r>
        <w:t>.vcf -m Case_HIGH</w:t>
      </w:r>
      <w:r w:rsidR="000656A0">
        <w:t>.</w:t>
      </w:r>
      <w:r>
        <w:t xml:space="preserve">excluded_more_info.txt -s </w:t>
      </w:r>
      <w:r w:rsidR="000656A0">
        <w:t>Filter1</w:t>
      </w:r>
      <w:r>
        <w:t>_HIGH_exclusion_list.txt</w:t>
      </w:r>
    </w:p>
    <w:p w14:paraId="1861DAE4" w14:textId="278C7EE7" w:rsidR="008F4D5B" w:rsidRPr="00696B0F" w:rsidRDefault="00986FCC" w:rsidP="00986FCC">
      <w:pPr>
        <w:shd w:val="clear" w:color="auto" w:fill="FFFFFF"/>
        <w:ind w:left="1980"/>
      </w:pPr>
      <w:r>
        <w:t>python Exclude_snps_and_make_new_vcf_6-22-2022.py -v Case_QC</w:t>
      </w:r>
      <w:r w:rsidR="000656A0">
        <w:t>6</w:t>
      </w:r>
      <w:r>
        <w:t>.vcf -o Control_HIGH_</w:t>
      </w:r>
      <w:r w:rsidR="000656A0">
        <w:t>impact</w:t>
      </w:r>
      <w:r>
        <w:t xml:space="preserve">.vcf -m Control_HIGH.excluded_more_info.txt -s </w:t>
      </w:r>
      <w:r w:rsidR="000656A0">
        <w:t>Filter1</w:t>
      </w:r>
      <w:r>
        <w:t>_HIGH_exclusion_list.txt</w:t>
      </w:r>
    </w:p>
    <w:bookmarkEnd w:id="365"/>
    <w:bookmarkEnd w:id="366"/>
    <w:bookmarkEnd w:id="367"/>
    <w:bookmarkEnd w:id="368"/>
    <w:p w14:paraId="625941F9" w14:textId="0B246A01" w:rsidR="00916367" w:rsidRPr="00552568" w:rsidRDefault="00EC703F" w:rsidP="00916367">
      <w:pPr>
        <w:rPr>
          <w:b/>
          <w:bCs/>
        </w:rPr>
      </w:pPr>
      <w:r>
        <w:rPr>
          <w:b/>
          <w:bCs/>
        </w:rPr>
        <w:t>Filter1</w:t>
      </w:r>
      <w:r w:rsidR="00916367" w:rsidRPr="00ED6CB9">
        <w:rPr>
          <w:b/>
          <w:bCs/>
        </w:rPr>
        <w:t xml:space="preserve">: </w:t>
      </w:r>
      <w:r w:rsidR="00916367" w:rsidRPr="00552568">
        <w:rPr>
          <w:b/>
          <w:bCs/>
        </w:rPr>
        <w:t>Filter by Annotation (</w:t>
      </w:r>
      <w:bookmarkStart w:id="369" w:name="OLE_LINK168"/>
      <w:bookmarkStart w:id="370" w:name="OLE_LINK169"/>
      <w:r w:rsidR="00916367" w:rsidRPr="00EE62A5">
        <w:rPr>
          <w:b/>
          <w:bCs/>
          <w:u w:val="single"/>
        </w:rPr>
        <w:t>Mod</w:t>
      </w:r>
      <w:r w:rsidR="00EE62A5">
        <w:rPr>
          <w:b/>
          <w:bCs/>
          <w:u w:val="single"/>
        </w:rPr>
        <w:t>erate</w:t>
      </w:r>
      <w:r w:rsidR="00916367" w:rsidRPr="00EE62A5">
        <w:rPr>
          <w:b/>
          <w:bCs/>
          <w:u w:val="single"/>
        </w:rPr>
        <w:t xml:space="preserve"> </w:t>
      </w:r>
      <w:bookmarkEnd w:id="369"/>
      <w:bookmarkEnd w:id="370"/>
      <w:r w:rsidR="00916367" w:rsidRPr="00EE62A5">
        <w:rPr>
          <w:b/>
          <w:bCs/>
          <w:u w:val="single"/>
        </w:rPr>
        <w:t>impact</w:t>
      </w:r>
      <w:r w:rsidR="00916367" w:rsidRPr="00552568">
        <w:rPr>
          <w:b/>
          <w:bCs/>
        </w:rPr>
        <w:t xml:space="preserve"> protein-coding variants)</w:t>
      </w:r>
    </w:p>
    <w:p w14:paraId="7A844509" w14:textId="3DD95412" w:rsidR="00ED1FF0" w:rsidRPr="00552568" w:rsidRDefault="00ED1FF0" w:rsidP="00ED1FF0">
      <w:r w:rsidRPr="007436F5">
        <w:rPr>
          <w:b/>
          <w:bCs/>
        </w:rPr>
        <w:t>Aim:</w:t>
      </w:r>
      <w:r w:rsidRPr="00552568">
        <w:t xml:space="preserve"> </w:t>
      </w:r>
      <w:r>
        <w:t>R</w:t>
      </w:r>
      <w:r w:rsidRPr="00552568">
        <w:t xml:space="preserve">etain only </w:t>
      </w:r>
      <w:r>
        <w:t>variants with a canonical Moderate impact (by VEP annotation)</w:t>
      </w:r>
      <w:r w:rsidRPr="00552568">
        <w:t xml:space="preserve"> protein-coding </w:t>
      </w:r>
      <w:r>
        <w:t>transcript.</w:t>
      </w:r>
      <w:r>
        <w:br/>
      </w:r>
      <w:r w:rsidRPr="00ED1FF0">
        <w:rPr>
          <w:b/>
          <w:bCs/>
        </w:rPr>
        <w:t>Rationale</w:t>
      </w:r>
      <w:r>
        <w:t>: This step makes sure to include only variants with</w:t>
      </w:r>
      <w:r w:rsidRPr="005C077F">
        <w:t xml:space="preserve"> protein-coding transcripts</w:t>
      </w:r>
      <w:r>
        <w:t xml:space="preserve"> that have impact of “Moderate” in VEP annotation in the downstream analyses.</w:t>
      </w:r>
      <w:r w:rsidR="0071710C" w:rsidRPr="0071710C">
        <w:t xml:space="preserve"> </w:t>
      </w:r>
      <w:r w:rsidR="0071710C">
        <w:t xml:space="preserve">VEP categorizes moderate impact variants into the following types: 1) </w:t>
      </w:r>
      <w:proofErr w:type="spellStart"/>
      <w:r w:rsidR="0071710C">
        <w:t>Inframe</w:t>
      </w:r>
      <w:proofErr w:type="spellEnd"/>
      <w:r w:rsidR="0071710C">
        <w:t xml:space="preserve"> insertion; 2) </w:t>
      </w:r>
      <w:proofErr w:type="spellStart"/>
      <w:r w:rsidR="0071710C">
        <w:t>inframe</w:t>
      </w:r>
      <w:proofErr w:type="spellEnd"/>
      <w:r w:rsidR="0071710C">
        <w:t xml:space="preserve"> deletion, 3) Missense variant, and 4) Protein altering variant.</w:t>
      </w:r>
    </w:p>
    <w:p w14:paraId="0EB1F157" w14:textId="09B10328" w:rsidR="00916367" w:rsidRDefault="00916367" w:rsidP="006404C2">
      <w:pPr>
        <w:pStyle w:val="ListParagraph"/>
        <w:numPr>
          <w:ilvl w:val="0"/>
          <w:numId w:val="24"/>
        </w:numPr>
      </w:pPr>
      <w:r>
        <w:t xml:space="preserve">Requirements: </w:t>
      </w:r>
    </w:p>
    <w:p w14:paraId="7B1DD826" w14:textId="2774A059" w:rsidR="002F26E9" w:rsidRDefault="002F26E9" w:rsidP="002F26E9">
      <w:pPr>
        <w:pStyle w:val="ListParagraph"/>
        <w:numPr>
          <w:ilvl w:val="1"/>
          <w:numId w:val="24"/>
        </w:numPr>
        <w:shd w:val="clear" w:color="auto" w:fill="FFFFFF"/>
      </w:pPr>
      <w:r>
        <w:t>Python v3.7 (running environment)</w:t>
      </w:r>
    </w:p>
    <w:p w14:paraId="5B8449DB" w14:textId="37E42635" w:rsidR="00916367" w:rsidRDefault="000656A0" w:rsidP="00916367">
      <w:pPr>
        <w:pStyle w:val="ListParagraph"/>
        <w:numPr>
          <w:ilvl w:val="1"/>
          <w:numId w:val="24"/>
        </w:numPr>
        <w:shd w:val="clear" w:color="auto" w:fill="FFFFFF"/>
      </w:pPr>
      <w:r>
        <w:t>Filter1</w:t>
      </w:r>
      <w:r w:rsidR="00696B0F" w:rsidRPr="00696B0F">
        <w:t>_</w:t>
      </w:r>
      <w:r>
        <w:t>impact</w:t>
      </w:r>
      <w:r w:rsidR="00696B0F" w:rsidRPr="00696B0F">
        <w:t>_Create_exclusion_SNPlist_by_annotation_10_18_2022</w:t>
      </w:r>
      <w:r w:rsidR="00696B0F">
        <w:t xml:space="preserve">.py </w:t>
      </w:r>
      <w:r w:rsidR="00916367">
        <w:t>(Appendix 2: TRAPD Script)</w:t>
      </w:r>
    </w:p>
    <w:p w14:paraId="7D1239AF" w14:textId="1C7290C8" w:rsidR="00916367" w:rsidRDefault="00916367" w:rsidP="00916367">
      <w:pPr>
        <w:pStyle w:val="ListParagraph"/>
        <w:numPr>
          <w:ilvl w:val="0"/>
          <w:numId w:val="24"/>
        </w:numPr>
        <w:shd w:val="clear" w:color="auto" w:fill="FFFFFF"/>
      </w:pPr>
      <w:r>
        <w:t xml:space="preserve">Input: </w:t>
      </w:r>
    </w:p>
    <w:p w14:paraId="3F3BFAB1" w14:textId="7DB00059" w:rsidR="00916367" w:rsidRDefault="00916367" w:rsidP="00916367">
      <w:pPr>
        <w:pStyle w:val="ListParagraph"/>
        <w:numPr>
          <w:ilvl w:val="1"/>
          <w:numId w:val="24"/>
        </w:numPr>
        <w:shd w:val="clear" w:color="auto" w:fill="FFFFFF"/>
      </w:pPr>
      <w:r>
        <w:t>Case_</w:t>
      </w:r>
      <w:r w:rsidR="008F4D5B">
        <w:t>QC</w:t>
      </w:r>
      <w:r w:rsidR="000656A0">
        <w:t>6</w:t>
      </w:r>
      <w:r>
        <w:t>.vcf</w:t>
      </w:r>
    </w:p>
    <w:p w14:paraId="7B0D258C" w14:textId="7DC8BEF1" w:rsidR="00916367" w:rsidRDefault="00916367" w:rsidP="00916367">
      <w:pPr>
        <w:pStyle w:val="ListParagraph"/>
        <w:numPr>
          <w:ilvl w:val="1"/>
          <w:numId w:val="24"/>
        </w:numPr>
        <w:shd w:val="clear" w:color="auto" w:fill="FFFFFF"/>
      </w:pPr>
      <w:r>
        <w:t>Control_</w:t>
      </w:r>
      <w:r w:rsidR="008F4D5B">
        <w:t>QC</w:t>
      </w:r>
      <w:r w:rsidR="000656A0">
        <w:t>6</w:t>
      </w:r>
      <w:r>
        <w:t>.vcf</w:t>
      </w:r>
    </w:p>
    <w:p w14:paraId="4266767A" w14:textId="77777777" w:rsidR="00916367" w:rsidRDefault="00916367" w:rsidP="00916367">
      <w:pPr>
        <w:pStyle w:val="ListParagraph"/>
        <w:numPr>
          <w:ilvl w:val="0"/>
          <w:numId w:val="24"/>
        </w:numPr>
        <w:shd w:val="clear" w:color="auto" w:fill="FFFFFF"/>
      </w:pPr>
      <w:r>
        <w:t xml:space="preserve">Output: </w:t>
      </w:r>
    </w:p>
    <w:p w14:paraId="6FDC01A8" w14:textId="4933A049" w:rsidR="00916367" w:rsidRDefault="00916367" w:rsidP="00916367">
      <w:pPr>
        <w:pStyle w:val="ListParagraph"/>
        <w:numPr>
          <w:ilvl w:val="1"/>
          <w:numId w:val="24"/>
        </w:numPr>
        <w:shd w:val="clear" w:color="auto" w:fill="FFFFFF"/>
      </w:pPr>
      <w:r>
        <w:t>Case_M</w:t>
      </w:r>
      <w:r w:rsidR="000656A0">
        <w:t>ODERATE</w:t>
      </w:r>
      <w:r>
        <w:t>_</w:t>
      </w:r>
      <w:r w:rsidR="000656A0">
        <w:t>impact</w:t>
      </w:r>
      <w:r>
        <w:t>.vcf</w:t>
      </w:r>
    </w:p>
    <w:p w14:paraId="663873FA" w14:textId="180A000E" w:rsidR="00916367" w:rsidRDefault="00916367" w:rsidP="00916367">
      <w:pPr>
        <w:pStyle w:val="ListParagraph"/>
        <w:numPr>
          <w:ilvl w:val="1"/>
          <w:numId w:val="24"/>
        </w:numPr>
        <w:shd w:val="clear" w:color="auto" w:fill="FFFFFF"/>
      </w:pPr>
      <w:r>
        <w:t>Control_</w:t>
      </w:r>
      <w:r w:rsidRPr="00552568">
        <w:t xml:space="preserve"> </w:t>
      </w:r>
      <w:r>
        <w:t>M</w:t>
      </w:r>
      <w:r w:rsidR="000656A0">
        <w:t>ODERATE</w:t>
      </w:r>
      <w:r>
        <w:t>_</w:t>
      </w:r>
      <w:r w:rsidR="000656A0">
        <w:t>impact</w:t>
      </w:r>
      <w:r>
        <w:t>.vcf</w:t>
      </w:r>
    </w:p>
    <w:p w14:paraId="1EC63808" w14:textId="77777777" w:rsidR="00916367" w:rsidRPr="00696B0F" w:rsidRDefault="00916367" w:rsidP="00916367">
      <w:pPr>
        <w:pStyle w:val="ListParagraph"/>
        <w:numPr>
          <w:ilvl w:val="0"/>
          <w:numId w:val="24"/>
        </w:numPr>
        <w:shd w:val="clear" w:color="auto" w:fill="FFFFFF"/>
      </w:pPr>
      <w:r w:rsidRPr="00696B0F">
        <w:t>Command lines to run:</w:t>
      </w:r>
    </w:p>
    <w:p w14:paraId="3A0D97B0" w14:textId="4B1719F2" w:rsidR="000656A0" w:rsidRDefault="000656A0" w:rsidP="000656A0">
      <w:pPr>
        <w:pStyle w:val="ListParagraph"/>
        <w:numPr>
          <w:ilvl w:val="1"/>
          <w:numId w:val="31"/>
        </w:numPr>
        <w:shd w:val="clear" w:color="auto" w:fill="FFFFFF"/>
      </w:pPr>
      <w:r>
        <w:t>R</w:t>
      </w:r>
      <w:r w:rsidRPr="00552568">
        <w:t xml:space="preserve">etain only </w:t>
      </w:r>
      <w:r>
        <w:t>variants with a canonical MODERATE impact</w:t>
      </w:r>
      <w:r w:rsidRPr="00552568">
        <w:t xml:space="preserve"> protein-coding </w:t>
      </w:r>
      <w:r>
        <w:t>transcript.</w:t>
      </w:r>
    </w:p>
    <w:p w14:paraId="36810CFC" w14:textId="283900E2" w:rsidR="000656A0" w:rsidRDefault="000656A0" w:rsidP="000656A0">
      <w:pPr>
        <w:shd w:val="clear" w:color="auto" w:fill="FFFFFF"/>
        <w:ind w:left="1980"/>
      </w:pPr>
      <w:r>
        <w:t>“Python Filter1</w:t>
      </w:r>
      <w:r w:rsidRPr="00696B0F">
        <w:t>_</w:t>
      </w:r>
      <w:r>
        <w:t>impact</w:t>
      </w:r>
      <w:r w:rsidRPr="00696B0F">
        <w:t>_Create_exclusion_SNPlist_by_annotation_10_18_202</w:t>
      </w:r>
      <w:r>
        <w:t>2.py</w:t>
      </w:r>
      <w:r w:rsidRPr="00696B0F">
        <w:t xml:space="preserve"> </w:t>
      </w:r>
      <w:r>
        <w:t>-v Case_QC6.vcf --</w:t>
      </w:r>
      <w:proofErr w:type="spellStart"/>
      <w:r>
        <w:t>excludeoutfile</w:t>
      </w:r>
      <w:proofErr w:type="spellEnd"/>
      <w:r>
        <w:t xml:space="preserve"> Case_MODERATE_exclusion_SNPlist.txt -</w:t>
      </w:r>
      <w:proofErr w:type="spellStart"/>
      <w:r>
        <w:t>csq</w:t>
      </w:r>
      <w:proofErr w:type="spellEnd"/>
      <w:r>
        <w:t xml:space="preserve"> MODERATE</w:t>
      </w:r>
    </w:p>
    <w:p w14:paraId="0FDBF56B" w14:textId="2E548F0D" w:rsidR="000656A0" w:rsidRDefault="000656A0" w:rsidP="000656A0">
      <w:pPr>
        <w:shd w:val="clear" w:color="auto" w:fill="FFFFFF"/>
        <w:ind w:left="1980"/>
      </w:pPr>
      <w:r>
        <w:lastRenderedPageBreak/>
        <w:t>python Filter1</w:t>
      </w:r>
      <w:r w:rsidRPr="00696B0F">
        <w:t>_</w:t>
      </w:r>
      <w:r>
        <w:t>impact</w:t>
      </w:r>
      <w:r w:rsidRPr="00696B0F">
        <w:t>_Create_exclusion_SNPlist_by_annotation_10_18_202</w:t>
      </w:r>
      <w:r>
        <w:t>2.py -v Control_QC6.vcf --</w:t>
      </w:r>
      <w:proofErr w:type="spellStart"/>
      <w:r>
        <w:t>excludeoutfile</w:t>
      </w:r>
      <w:proofErr w:type="spellEnd"/>
      <w:r>
        <w:t xml:space="preserve"> Control_MODERATE_exclusion_SNPlist.txt -</w:t>
      </w:r>
      <w:proofErr w:type="spellStart"/>
      <w:r>
        <w:t>csq</w:t>
      </w:r>
      <w:proofErr w:type="spellEnd"/>
      <w:r>
        <w:t xml:space="preserve"> MODERATE”</w:t>
      </w:r>
    </w:p>
    <w:p w14:paraId="0462C37F" w14:textId="77777777" w:rsidR="000656A0" w:rsidRDefault="000656A0" w:rsidP="000656A0">
      <w:pPr>
        <w:pStyle w:val="ListParagraph"/>
        <w:numPr>
          <w:ilvl w:val="1"/>
          <w:numId w:val="23"/>
        </w:numPr>
        <w:shd w:val="clear" w:color="auto" w:fill="FFFFFF"/>
      </w:pPr>
      <w:r>
        <w:t>Combine the exclusion list.</w:t>
      </w:r>
    </w:p>
    <w:p w14:paraId="5BF28666" w14:textId="5D64D3B0" w:rsidR="000656A0" w:rsidRDefault="000656A0" w:rsidP="000656A0">
      <w:pPr>
        <w:shd w:val="clear" w:color="auto" w:fill="FFFFFF"/>
        <w:ind w:left="1980"/>
      </w:pPr>
      <w:r>
        <w:t>“</w:t>
      </w:r>
      <w:r w:rsidRPr="005A3988">
        <w:t>cat Case_</w:t>
      </w:r>
      <w:r>
        <w:t>MODERATE</w:t>
      </w:r>
      <w:r w:rsidRPr="005A3988">
        <w:t xml:space="preserve">_exclusion_SNPlist.txt Control_ </w:t>
      </w:r>
      <w:r>
        <w:t>MODERATE</w:t>
      </w:r>
      <w:r w:rsidRPr="005A3988">
        <w:t xml:space="preserve">_exclusion_SNPlist.txt &gt; </w:t>
      </w:r>
      <w:r>
        <w:t>Filter1</w:t>
      </w:r>
      <w:r w:rsidRPr="005A3988">
        <w:t>_</w:t>
      </w:r>
      <w:r>
        <w:t>MODERATE</w:t>
      </w:r>
      <w:r w:rsidRPr="005A3988">
        <w:t>_exclusion_SNPlist.txt</w:t>
      </w:r>
      <w:r>
        <w:t>”</w:t>
      </w:r>
    </w:p>
    <w:p w14:paraId="021AD7CB" w14:textId="77777777" w:rsidR="000656A0" w:rsidRDefault="000656A0" w:rsidP="000656A0">
      <w:pPr>
        <w:pStyle w:val="ListParagraph"/>
        <w:numPr>
          <w:ilvl w:val="1"/>
          <w:numId w:val="23"/>
        </w:numPr>
        <w:shd w:val="clear" w:color="auto" w:fill="FFFFFF"/>
      </w:pPr>
      <w:r>
        <w:t>Exclude from both case and control.</w:t>
      </w:r>
    </w:p>
    <w:p w14:paraId="5AD526F7" w14:textId="0E928BEC" w:rsidR="000656A0" w:rsidRDefault="000656A0" w:rsidP="000656A0">
      <w:pPr>
        <w:shd w:val="clear" w:color="auto" w:fill="FFFFFF"/>
        <w:ind w:left="1980"/>
      </w:pPr>
      <w:r>
        <w:t>python Exclude_snps_and_make_new_vcf_6-22-2022.py -v Case_QC6.vcf -o Case_MODERATE_impact.vcf -m Case_MODERATE.excluded_more_info.txt -s Filter1_MODERATE_exclusion_list.txt</w:t>
      </w:r>
    </w:p>
    <w:p w14:paraId="131EB049" w14:textId="27D57D85" w:rsidR="00696B0F" w:rsidRPr="00696B0F" w:rsidRDefault="000656A0" w:rsidP="00536061">
      <w:pPr>
        <w:shd w:val="clear" w:color="auto" w:fill="FFFFFF"/>
        <w:ind w:left="1980"/>
      </w:pPr>
      <w:r>
        <w:t>python Exclude_snps_and_make_new_vcf_6-22-2022.py -v Case_QC6.vcf -o Control_MODERATE_impact.vcf -m Control_MODERATE.excluded_more_info.txt -s Filter1_MODERATE_exclusion_list.txt</w:t>
      </w:r>
    </w:p>
    <w:p w14:paraId="093F48F3" w14:textId="3E263F91" w:rsidR="002F26E9" w:rsidRPr="000656A0" w:rsidRDefault="000656A0" w:rsidP="009F1C91">
      <w:pPr>
        <w:pStyle w:val="ListParagraph"/>
        <w:numPr>
          <w:ilvl w:val="0"/>
          <w:numId w:val="36"/>
        </w:numPr>
        <w:rPr>
          <w:b/>
          <w:bCs/>
        </w:rPr>
      </w:pPr>
      <w:r>
        <w:rPr>
          <w:b/>
          <w:bCs/>
        </w:rPr>
        <w:t xml:space="preserve">Perform </w:t>
      </w:r>
      <w:r w:rsidRPr="000656A0">
        <w:rPr>
          <w:b/>
          <w:bCs/>
        </w:rPr>
        <w:t>Generate SNP list &amp; Counting carriers in case and control</w:t>
      </w:r>
      <w:r>
        <w:rPr>
          <w:b/>
          <w:bCs/>
        </w:rPr>
        <w:t>, and then running burden test and Generate QQ plot.</w:t>
      </w:r>
    </w:p>
    <w:p w14:paraId="71347C32" w14:textId="39916CE9" w:rsidR="004B01C5" w:rsidRPr="00916367" w:rsidRDefault="00C32C03">
      <w:pPr>
        <w:rPr>
          <w:b/>
          <w:bCs/>
        </w:rPr>
      </w:pPr>
      <w:r w:rsidRPr="00916367">
        <w:rPr>
          <w:b/>
          <w:bCs/>
        </w:rPr>
        <w:t>Appendix</w:t>
      </w:r>
      <w:r w:rsidR="0013493F">
        <w:rPr>
          <w:b/>
          <w:bCs/>
        </w:rPr>
        <w:t xml:space="preserve"> in “TRAPD” script folder:</w:t>
      </w:r>
    </w:p>
    <w:p w14:paraId="02C225E0" w14:textId="04B54F61" w:rsidR="00C32C03" w:rsidRDefault="00C32C03" w:rsidP="00C32C03">
      <w:r>
        <w:t xml:space="preserve">Appendix 1: </w:t>
      </w:r>
      <w:bookmarkStart w:id="371" w:name="OLE_LINK174"/>
      <w:bookmarkStart w:id="372" w:name="OLE_LINK175"/>
      <w:r>
        <w:t xml:space="preserve">VEP annotation </w:t>
      </w:r>
      <w:r w:rsidR="00D30854">
        <w:t>JavaScript.</w:t>
      </w:r>
      <w:bookmarkEnd w:id="371"/>
      <w:bookmarkEnd w:id="372"/>
    </w:p>
    <w:p w14:paraId="4A037C3E" w14:textId="3AB2E6CC" w:rsidR="00C32C03" w:rsidRPr="003D6EA5" w:rsidRDefault="001C377F">
      <w:r>
        <w:t>Appendix 2: TRAPD Script</w:t>
      </w:r>
      <w:r w:rsidR="00D30854">
        <w:t>s.</w:t>
      </w:r>
    </w:p>
    <w:sectPr w:rsidR="00C32C03" w:rsidRPr="003D6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42A"/>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8E7EDA"/>
    <w:multiLevelType w:val="hybridMultilevel"/>
    <w:tmpl w:val="9860000A"/>
    <w:lvl w:ilvl="0" w:tplc="E83AA9C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55CB0"/>
    <w:multiLevelType w:val="hybridMultilevel"/>
    <w:tmpl w:val="81726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B69CF"/>
    <w:multiLevelType w:val="hybridMultilevel"/>
    <w:tmpl w:val="10341AFE"/>
    <w:lvl w:ilvl="0" w:tplc="1EACF70E">
      <w:start w:val="1"/>
      <w:numFmt w:val="bullet"/>
      <w:lvlText w:val=""/>
      <w:lvlJc w:val="left"/>
      <w:pPr>
        <w:ind w:left="540" w:hanging="360"/>
      </w:pPr>
      <w:rPr>
        <w:rFonts w:ascii="Symbol" w:eastAsiaTheme="minorHAnsi" w:hAnsi="Symbol" w:cstheme="minorBidi"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AFE411A"/>
    <w:multiLevelType w:val="hybridMultilevel"/>
    <w:tmpl w:val="9880F1E4"/>
    <w:lvl w:ilvl="0" w:tplc="0409000F">
      <w:start w:val="1"/>
      <w:numFmt w:val="decimal"/>
      <w:lvlText w:val="%1."/>
      <w:lvlJc w:val="left"/>
      <w:pPr>
        <w:ind w:left="720" w:hanging="360"/>
      </w:pPr>
      <w:rPr>
        <w:rFonts w:hint="default"/>
      </w:rPr>
    </w:lvl>
    <w:lvl w:ilvl="1" w:tplc="536CC6EE">
      <w:start w:val="1"/>
      <w:numFmt w:val="lowerLetter"/>
      <w:lvlText w:val="%2."/>
      <w:lvlJc w:val="left"/>
      <w:pPr>
        <w:ind w:left="1440" w:hanging="360"/>
      </w:pPr>
      <w:rPr>
        <w:rFonts w:asciiTheme="minorHAnsi" w:eastAsiaTheme="minorHAnsi" w:hAnsiTheme="minorHAnsi" w:cstheme="minorBidi"/>
      </w:r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F6B2F"/>
    <w:multiLevelType w:val="hybridMultilevel"/>
    <w:tmpl w:val="276C9D0C"/>
    <w:lvl w:ilvl="0" w:tplc="04090001">
      <w:start w:val="1"/>
      <w:numFmt w:val="bullet"/>
      <w:lvlText w:val=""/>
      <w:lvlJc w:val="left"/>
      <w:pPr>
        <w:ind w:left="2340" w:hanging="360"/>
      </w:pPr>
      <w:rPr>
        <w:rFonts w:ascii="Symbol" w:hAnsi="Symbol" w:hint="default"/>
      </w:rPr>
    </w:lvl>
    <w:lvl w:ilvl="1" w:tplc="FFFFFFFF" w:tentative="1">
      <w:start w:val="1"/>
      <w:numFmt w:val="bullet"/>
      <w:lvlText w:val="o"/>
      <w:lvlJc w:val="left"/>
      <w:pPr>
        <w:ind w:left="3060" w:hanging="360"/>
      </w:pPr>
      <w:rPr>
        <w:rFonts w:ascii="Courier New" w:hAnsi="Courier New" w:cs="Courier New" w:hint="default"/>
      </w:rPr>
    </w:lvl>
    <w:lvl w:ilvl="2" w:tplc="FFFFFFFF" w:tentative="1">
      <w:start w:val="1"/>
      <w:numFmt w:val="bullet"/>
      <w:lvlText w:val=""/>
      <w:lvlJc w:val="left"/>
      <w:pPr>
        <w:ind w:left="3780" w:hanging="360"/>
      </w:pPr>
      <w:rPr>
        <w:rFonts w:ascii="Wingdings" w:hAnsi="Wingdings" w:hint="default"/>
      </w:rPr>
    </w:lvl>
    <w:lvl w:ilvl="3" w:tplc="FFFFFFFF" w:tentative="1">
      <w:start w:val="1"/>
      <w:numFmt w:val="bullet"/>
      <w:lvlText w:val=""/>
      <w:lvlJc w:val="left"/>
      <w:pPr>
        <w:ind w:left="4500" w:hanging="360"/>
      </w:pPr>
      <w:rPr>
        <w:rFonts w:ascii="Symbol" w:hAnsi="Symbol" w:hint="default"/>
      </w:rPr>
    </w:lvl>
    <w:lvl w:ilvl="4" w:tplc="FFFFFFFF" w:tentative="1">
      <w:start w:val="1"/>
      <w:numFmt w:val="bullet"/>
      <w:lvlText w:val="o"/>
      <w:lvlJc w:val="left"/>
      <w:pPr>
        <w:ind w:left="5220" w:hanging="360"/>
      </w:pPr>
      <w:rPr>
        <w:rFonts w:ascii="Courier New" w:hAnsi="Courier New" w:cs="Courier New" w:hint="default"/>
      </w:rPr>
    </w:lvl>
    <w:lvl w:ilvl="5" w:tplc="FFFFFFFF" w:tentative="1">
      <w:start w:val="1"/>
      <w:numFmt w:val="bullet"/>
      <w:lvlText w:val=""/>
      <w:lvlJc w:val="left"/>
      <w:pPr>
        <w:ind w:left="5940" w:hanging="360"/>
      </w:pPr>
      <w:rPr>
        <w:rFonts w:ascii="Wingdings" w:hAnsi="Wingdings" w:hint="default"/>
      </w:rPr>
    </w:lvl>
    <w:lvl w:ilvl="6" w:tplc="FFFFFFFF" w:tentative="1">
      <w:start w:val="1"/>
      <w:numFmt w:val="bullet"/>
      <w:lvlText w:val=""/>
      <w:lvlJc w:val="left"/>
      <w:pPr>
        <w:ind w:left="6660" w:hanging="360"/>
      </w:pPr>
      <w:rPr>
        <w:rFonts w:ascii="Symbol" w:hAnsi="Symbol" w:hint="default"/>
      </w:rPr>
    </w:lvl>
    <w:lvl w:ilvl="7" w:tplc="FFFFFFFF" w:tentative="1">
      <w:start w:val="1"/>
      <w:numFmt w:val="bullet"/>
      <w:lvlText w:val="o"/>
      <w:lvlJc w:val="left"/>
      <w:pPr>
        <w:ind w:left="7380" w:hanging="360"/>
      </w:pPr>
      <w:rPr>
        <w:rFonts w:ascii="Courier New" w:hAnsi="Courier New" w:cs="Courier New" w:hint="default"/>
      </w:rPr>
    </w:lvl>
    <w:lvl w:ilvl="8" w:tplc="FFFFFFFF" w:tentative="1">
      <w:start w:val="1"/>
      <w:numFmt w:val="bullet"/>
      <w:lvlText w:val=""/>
      <w:lvlJc w:val="left"/>
      <w:pPr>
        <w:ind w:left="8100" w:hanging="360"/>
      </w:pPr>
      <w:rPr>
        <w:rFonts w:ascii="Wingdings" w:hAnsi="Wingdings" w:hint="default"/>
      </w:rPr>
    </w:lvl>
  </w:abstractNum>
  <w:abstractNum w:abstractNumId="6" w15:restartNumberingAfterBreak="0">
    <w:nsid w:val="213D5611"/>
    <w:multiLevelType w:val="hybridMultilevel"/>
    <w:tmpl w:val="CE900130"/>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A422AC"/>
    <w:multiLevelType w:val="hybridMultilevel"/>
    <w:tmpl w:val="66AA0F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21135"/>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01337F"/>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067406"/>
    <w:multiLevelType w:val="hybridMultilevel"/>
    <w:tmpl w:val="C79AFDBA"/>
    <w:lvl w:ilvl="0" w:tplc="1CC040B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69297C"/>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6554CE"/>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1C0504"/>
    <w:multiLevelType w:val="hybridMultilevel"/>
    <w:tmpl w:val="B0BEDA60"/>
    <w:lvl w:ilvl="0" w:tplc="67824648">
      <w:numFmt w:val="bullet"/>
      <w:lvlText w:val=""/>
      <w:lvlJc w:val="left"/>
      <w:pPr>
        <w:ind w:left="720" w:hanging="360"/>
      </w:pPr>
      <w:rPr>
        <w:rFonts w:ascii="Wingdings" w:eastAsia="SimSu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D63BC6"/>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2D55E1"/>
    <w:multiLevelType w:val="hybridMultilevel"/>
    <w:tmpl w:val="E3862E96"/>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start w:val="1"/>
      <w:numFmt w:val="lowerRoman"/>
      <w:lvlText w:val="%3."/>
      <w:lvlJc w:val="right"/>
      <w:pPr>
        <w:ind w:left="2160" w:hanging="180"/>
      </w:pPr>
    </w:lvl>
    <w:lvl w:ilvl="3" w:tplc="FFFFFFFF">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4857C8"/>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C36521"/>
    <w:multiLevelType w:val="hybridMultilevel"/>
    <w:tmpl w:val="5F9425AA"/>
    <w:lvl w:ilvl="0" w:tplc="53988964">
      <w:numFmt w:val="bullet"/>
      <w:lvlText w:val=""/>
      <w:lvlJc w:val="left"/>
      <w:pPr>
        <w:ind w:left="1080" w:hanging="360"/>
      </w:pPr>
      <w:rPr>
        <w:rFonts w:ascii="Wingdings" w:eastAsia="SimSun"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6D35086"/>
    <w:multiLevelType w:val="hybridMultilevel"/>
    <w:tmpl w:val="82C68BA4"/>
    <w:lvl w:ilvl="0" w:tplc="04090019">
      <w:start w:val="1"/>
      <w:numFmt w:val="lowerLetter"/>
      <w:lvlText w:val="%1."/>
      <w:lvlJc w:val="left"/>
      <w:pPr>
        <w:ind w:left="720" w:hanging="360"/>
      </w:pPr>
      <w:rPr>
        <w:rFonts w:hint="default"/>
      </w:rPr>
    </w:lvl>
    <w:lvl w:ilvl="1" w:tplc="04090001">
      <w:start w:val="1"/>
      <w:numFmt w:val="bullet"/>
      <w:lvlText w:val=""/>
      <w:lvlJc w:val="left"/>
      <w:pPr>
        <w:ind w:left="23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2C36A6"/>
    <w:multiLevelType w:val="hybridMultilevel"/>
    <w:tmpl w:val="27786A8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270423"/>
    <w:multiLevelType w:val="hybridMultilevel"/>
    <w:tmpl w:val="A6B04046"/>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1" w15:restartNumberingAfterBreak="0">
    <w:nsid w:val="56124727"/>
    <w:multiLevelType w:val="hybridMultilevel"/>
    <w:tmpl w:val="6338B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5531FA"/>
    <w:multiLevelType w:val="hybridMultilevel"/>
    <w:tmpl w:val="598A8216"/>
    <w:lvl w:ilvl="0" w:tplc="86B2E4BA">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 w15:restartNumberingAfterBreak="0">
    <w:nsid w:val="56651EE8"/>
    <w:multiLevelType w:val="hybridMultilevel"/>
    <w:tmpl w:val="AA029F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6E7346"/>
    <w:multiLevelType w:val="hybridMultilevel"/>
    <w:tmpl w:val="A0B615DA"/>
    <w:lvl w:ilvl="0" w:tplc="9A120EF4">
      <w:start w:val="1"/>
      <w:numFmt w:val="lowerLetter"/>
      <w:lvlText w:val="%1."/>
      <w:lvlJc w:val="left"/>
      <w:pPr>
        <w:ind w:left="360" w:hanging="360"/>
      </w:pPr>
      <w:rPr>
        <w:rFonts w:asciiTheme="minorHAnsi" w:eastAsiaTheme="minorHAnsi" w:hAnsiTheme="minorHAnsi" w:cstheme="minorBidi"/>
      </w:rPr>
    </w:lvl>
    <w:lvl w:ilvl="1" w:tplc="FFFFFFFF">
      <w:start w:val="1"/>
      <w:numFmt w:val="bullet"/>
      <w:lvlText w:val=""/>
      <w:lvlJc w:val="left"/>
      <w:pPr>
        <w:ind w:left="19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DE619CD"/>
    <w:multiLevelType w:val="hybridMultilevel"/>
    <w:tmpl w:val="E7D4589C"/>
    <w:lvl w:ilvl="0" w:tplc="4E8805C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E054A"/>
    <w:multiLevelType w:val="hybridMultilevel"/>
    <w:tmpl w:val="36C6B316"/>
    <w:lvl w:ilvl="0" w:tplc="3E30422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80343F"/>
    <w:multiLevelType w:val="hybridMultilevel"/>
    <w:tmpl w:val="220CAB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12742"/>
    <w:multiLevelType w:val="hybridMultilevel"/>
    <w:tmpl w:val="BF744488"/>
    <w:lvl w:ilvl="0" w:tplc="8FA65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1D53FE"/>
    <w:multiLevelType w:val="hybridMultilevel"/>
    <w:tmpl w:val="3D72C4D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asciiTheme="minorHAnsi" w:eastAsiaTheme="minorHAnsi" w:hAnsiTheme="minorHAnsi" w:cstheme="minorBidi"/>
      </w:rPr>
    </w:lvl>
    <w:lvl w:ilvl="2" w:tplc="FFFFFFFF">
      <w:start w:val="1"/>
      <w:numFmt w:val="bullet"/>
      <w:lvlText w:val=""/>
      <w:lvlJc w:val="left"/>
      <w:pPr>
        <w:ind w:left="234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2F4E48"/>
    <w:multiLevelType w:val="hybridMultilevel"/>
    <w:tmpl w:val="0A6C41D4"/>
    <w:lvl w:ilvl="0" w:tplc="F81E42E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6365F"/>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7566A06"/>
    <w:multiLevelType w:val="hybridMultilevel"/>
    <w:tmpl w:val="8AD0EF70"/>
    <w:lvl w:ilvl="0" w:tplc="1EACF70E">
      <w:start w:val="1"/>
      <w:numFmt w:val="bullet"/>
      <w:lvlText w:val=""/>
      <w:lvlJc w:val="left"/>
      <w:pPr>
        <w:ind w:left="720" w:hanging="360"/>
      </w:pPr>
      <w:rPr>
        <w:rFonts w:ascii="Symbol" w:eastAsiaTheme="minorHAnsi" w:hAnsi="Symbol" w:cstheme="minorBidi" w:hint="default"/>
        <w:color w:val="auto"/>
      </w:rPr>
    </w:lvl>
    <w:lvl w:ilvl="1" w:tplc="FFFFFFFF">
      <w:start w:val="1"/>
      <w:numFmt w:val="bullet"/>
      <w:lvlText w:val=""/>
      <w:lvlJc w:val="left"/>
      <w:pPr>
        <w:ind w:left="23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5F7276"/>
    <w:multiLevelType w:val="hybridMultilevel"/>
    <w:tmpl w:val="884647A4"/>
    <w:lvl w:ilvl="0" w:tplc="E914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F510931"/>
    <w:multiLevelType w:val="hybridMultilevel"/>
    <w:tmpl w:val="C7905FFE"/>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AE6C0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FDA1BF2"/>
    <w:multiLevelType w:val="hybridMultilevel"/>
    <w:tmpl w:val="F57AEA00"/>
    <w:lvl w:ilvl="0" w:tplc="8FA6539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037009">
    <w:abstractNumId w:val="25"/>
  </w:num>
  <w:num w:numId="2" w16cid:durableId="1421027827">
    <w:abstractNumId w:val="2"/>
  </w:num>
  <w:num w:numId="3" w16cid:durableId="1239631273">
    <w:abstractNumId w:val="21"/>
  </w:num>
  <w:num w:numId="4" w16cid:durableId="1237786488">
    <w:abstractNumId w:val="4"/>
  </w:num>
  <w:num w:numId="5" w16cid:durableId="1366327251">
    <w:abstractNumId w:val="26"/>
  </w:num>
  <w:num w:numId="6" w16cid:durableId="1850945060">
    <w:abstractNumId w:val="28"/>
  </w:num>
  <w:num w:numId="7" w16cid:durableId="778909919">
    <w:abstractNumId w:val="19"/>
  </w:num>
  <w:num w:numId="8" w16cid:durableId="1034386216">
    <w:abstractNumId w:val="35"/>
  </w:num>
  <w:num w:numId="9" w16cid:durableId="1876578738">
    <w:abstractNumId w:val="23"/>
  </w:num>
  <w:num w:numId="10" w16cid:durableId="1398476687">
    <w:abstractNumId w:val="27"/>
  </w:num>
  <w:num w:numId="11" w16cid:durableId="798450632">
    <w:abstractNumId w:val="7"/>
  </w:num>
  <w:num w:numId="12" w16cid:durableId="615334217">
    <w:abstractNumId w:val="18"/>
  </w:num>
  <w:num w:numId="13" w16cid:durableId="622347859">
    <w:abstractNumId w:val="24"/>
  </w:num>
  <w:num w:numId="14" w16cid:durableId="1582717693">
    <w:abstractNumId w:val="33"/>
  </w:num>
  <w:num w:numId="15" w16cid:durableId="798500470">
    <w:abstractNumId w:val="0"/>
  </w:num>
  <w:num w:numId="16" w16cid:durableId="1627158150">
    <w:abstractNumId w:val="8"/>
  </w:num>
  <w:num w:numId="17" w16cid:durableId="729964202">
    <w:abstractNumId w:val="11"/>
  </w:num>
  <w:num w:numId="18" w16cid:durableId="508834486">
    <w:abstractNumId w:val="12"/>
  </w:num>
  <w:num w:numId="19" w16cid:durableId="643318857">
    <w:abstractNumId w:val="31"/>
  </w:num>
  <w:num w:numId="20" w16cid:durableId="480462773">
    <w:abstractNumId w:val="6"/>
  </w:num>
  <w:num w:numId="21" w16cid:durableId="990449520">
    <w:abstractNumId w:val="34"/>
  </w:num>
  <w:num w:numId="22" w16cid:durableId="1229460834">
    <w:abstractNumId w:val="14"/>
  </w:num>
  <w:num w:numId="23" w16cid:durableId="1519544744">
    <w:abstractNumId w:val="16"/>
  </w:num>
  <w:num w:numId="24" w16cid:durableId="1267039140">
    <w:abstractNumId w:val="9"/>
  </w:num>
  <w:num w:numId="25" w16cid:durableId="2078548039">
    <w:abstractNumId w:val="1"/>
  </w:num>
  <w:num w:numId="26" w16cid:durableId="2093039146">
    <w:abstractNumId w:val="10"/>
  </w:num>
  <w:num w:numId="27" w16cid:durableId="193621490">
    <w:abstractNumId w:val="29"/>
  </w:num>
  <w:num w:numId="28" w16cid:durableId="653264842">
    <w:abstractNumId w:val="30"/>
  </w:num>
  <w:num w:numId="29" w16cid:durableId="1952976261">
    <w:abstractNumId w:val="20"/>
  </w:num>
  <w:num w:numId="30" w16cid:durableId="1158420833">
    <w:abstractNumId w:val="5"/>
  </w:num>
  <w:num w:numId="31" w16cid:durableId="1523743883">
    <w:abstractNumId w:val="15"/>
  </w:num>
  <w:num w:numId="32" w16cid:durableId="1310745414">
    <w:abstractNumId w:val="22"/>
  </w:num>
  <w:num w:numId="33" w16cid:durableId="776292881">
    <w:abstractNumId w:val="32"/>
  </w:num>
  <w:num w:numId="34" w16cid:durableId="209150969">
    <w:abstractNumId w:val="3"/>
  </w:num>
  <w:num w:numId="35" w16cid:durableId="1298486812">
    <w:abstractNumId w:val="13"/>
  </w:num>
  <w:num w:numId="36" w16cid:durableId="145320670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 Wen">
    <w15:presenceInfo w15:providerId="AD" w15:userId="S::wehe1@mgh.harvard.edu::c9e98b0c-4529-4cf2-b2cc-309c175df98b"/>
  </w15:person>
  <w15:person w15:author="He, Wen [2]">
    <w15:presenceInfo w15:providerId="AD" w15:userId="S::WEHE1@mgh.harvard.edu::c9e98b0c-4529-4cf2-b2cc-309c175df9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US" w:vendorID="64" w:dllVersion="0" w:nlCheck="1" w:checkStyle="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87"/>
    <w:rsid w:val="0002742C"/>
    <w:rsid w:val="000303C2"/>
    <w:rsid w:val="00041478"/>
    <w:rsid w:val="00051039"/>
    <w:rsid w:val="000538DD"/>
    <w:rsid w:val="000656A0"/>
    <w:rsid w:val="0008672D"/>
    <w:rsid w:val="00091146"/>
    <w:rsid w:val="000B289B"/>
    <w:rsid w:val="000B4510"/>
    <w:rsid w:val="000C194A"/>
    <w:rsid w:val="000C2187"/>
    <w:rsid w:val="000D3348"/>
    <w:rsid w:val="000D46E8"/>
    <w:rsid w:val="000E27F7"/>
    <w:rsid w:val="00132A09"/>
    <w:rsid w:val="0013493F"/>
    <w:rsid w:val="00155878"/>
    <w:rsid w:val="00163845"/>
    <w:rsid w:val="00165444"/>
    <w:rsid w:val="00170A7E"/>
    <w:rsid w:val="00171BDD"/>
    <w:rsid w:val="0019264B"/>
    <w:rsid w:val="00193A5C"/>
    <w:rsid w:val="00197264"/>
    <w:rsid w:val="001B13AE"/>
    <w:rsid w:val="001C17BF"/>
    <w:rsid w:val="001C377F"/>
    <w:rsid w:val="001E1EDB"/>
    <w:rsid w:val="001E3736"/>
    <w:rsid w:val="001E5FCB"/>
    <w:rsid w:val="00210588"/>
    <w:rsid w:val="002117C4"/>
    <w:rsid w:val="00212392"/>
    <w:rsid w:val="0022354E"/>
    <w:rsid w:val="002376C3"/>
    <w:rsid w:val="0024217C"/>
    <w:rsid w:val="00252D3F"/>
    <w:rsid w:val="0027010E"/>
    <w:rsid w:val="002A7FDB"/>
    <w:rsid w:val="002F26E9"/>
    <w:rsid w:val="00306CEB"/>
    <w:rsid w:val="00343DD7"/>
    <w:rsid w:val="0035031C"/>
    <w:rsid w:val="00362358"/>
    <w:rsid w:val="003710D5"/>
    <w:rsid w:val="00371D19"/>
    <w:rsid w:val="00391658"/>
    <w:rsid w:val="003D6EA5"/>
    <w:rsid w:val="003D7D86"/>
    <w:rsid w:val="003F6AA5"/>
    <w:rsid w:val="004008D6"/>
    <w:rsid w:val="00411892"/>
    <w:rsid w:val="00415375"/>
    <w:rsid w:val="0042172D"/>
    <w:rsid w:val="00423198"/>
    <w:rsid w:val="00441157"/>
    <w:rsid w:val="004464B6"/>
    <w:rsid w:val="004470D6"/>
    <w:rsid w:val="00452A1C"/>
    <w:rsid w:val="00460688"/>
    <w:rsid w:val="004865E8"/>
    <w:rsid w:val="00497AC6"/>
    <w:rsid w:val="004B01C5"/>
    <w:rsid w:val="004B0813"/>
    <w:rsid w:val="004D10F1"/>
    <w:rsid w:val="004E4743"/>
    <w:rsid w:val="004F38C7"/>
    <w:rsid w:val="00502AC2"/>
    <w:rsid w:val="00511F83"/>
    <w:rsid w:val="00515A00"/>
    <w:rsid w:val="00525BEB"/>
    <w:rsid w:val="00536061"/>
    <w:rsid w:val="00547656"/>
    <w:rsid w:val="00552568"/>
    <w:rsid w:val="00564F7C"/>
    <w:rsid w:val="005778BC"/>
    <w:rsid w:val="005A3988"/>
    <w:rsid w:val="005A5866"/>
    <w:rsid w:val="005B1105"/>
    <w:rsid w:val="005B500E"/>
    <w:rsid w:val="005B5D0A"/>
    <w:rsid w:val="005C077F"/>
    <w:rsid w:val="005E7D02"/>
    <w:rsid w:val="006314E1"/>
    <w:rsid w:val="00632BC3"/>
    <w:rsid w:val="006404C2"/>
    <w:rsid w:val="00661A16"/>
    <w:rsid w:val="00670371"/>
    <w:rsid w:val="0067496E"/>
    <w:rsid w:val="00681C79"/>
    <w:rsid w:val="006837C8"/>
    <w:rsid w:val="0068436D"/>
    <w:rsid w:val="0069197B"/>
    <w:rsid w:val="0069306A"/>
    <w:rsid w:val="00696B0F"/>
    <w:rsid w:val="006E5664"/>
    <w:rsid w:val="006E5A5C"/>
    <w:rsid w:val="007055F8"/>
    <w:rsid w:val="007078AE"/>
    <w:rsid w:val="0071710C"/>
    <w:rsid w:val="00722814"/>
    <w:rsid w:val="007345C2"/>
    <w:rsid w:val="00737FF4"/>
    <w:rsid w:val="007436F5"/>
    <w:rsid w:val="00770B2E"/>
    <w:rsid w:val="00783536"/>
    <w:rsid w:val="00787099"/>
    <w:rsid w:val="007A1AD7"/>
    <w:rsid w:val="007E595C"/>
    <w:rsid w:val="00840BA2"/>
    <w:rsid w:val="00871F19"/>
    <w:rsid w:val="00897565"/>
    <w:rsid w:val="00897A19"/>
    <w:rsid w:val="008B1FEB"/>
    <w:rsid w:val="008B24C7"/>
    <w:rsid w:val="008D0D7D"/>
    <w:rsid w:val="008F3047"/>
    <w:rsid w:val="008F4D5B"/>
    <w:rsid w:val="008F7735"/>
    <w:rsid w:val="00910553"/>
    <w:rsid w:val="0091139C"/>
    <w:rsid w:val="00916367"/>
    <w:rsid w:val="0091746F"/>
    <w:rsid w:val="00933FC3"/>
    <w:rsid w:val="00983AA6"/>
    <w:rsid w:val="00983B01"/>
    <w:rsid w:val="00986FCC"/>
    <w:rsid w:val="00995D6D"/>
    <w:rsid w:val="009A3650"/>
    <w:rsid w:val="009B5941"/>
    <w:rsid w:val="009F1C91"/>
    <w:rsid w:val="00A0555C"/>
    <w:rsid w:val="00A130DE"/>
    <w:rsid w:val="00A13B0F"/>
    <w:rsid w:val="00A176C2"/>
    <w:rsid w:val="00A23182"/>
    <w:rsid w:val="00A338F0"/>
    <w:rsid w:val="00A447A3"/>
    <w:rsid w:val="00A54600"/>
    <w:rsid w:val="00A76C40"/>
    <w:rsid w:val="00AA7F68"/>
    <w:rsid w:val="00AB6275"/>
    <w:rsid w:val="00B042FB"/>
    <w:rsid w:val="00B07875"/>
    <w:rsid w:val="00B27BD9"/>
    <w:rsid w:val="00B35CEB"/>
    <w:rsid w:val="00B523FB"/>
    <w:rsid w:val="00B8212D"/>
    <w:rsid w:val="00B8581A"/>
    <w:rsid w:val="00BC5C7A"/>
    <w:rsid w:val="00C26891"/>
    <w:rsid w:val="00C312FD"/>
    <w:rsid w:val="00C32C03"/>
    <w:rsid w:val="00C72B53"/>
    <w:rsid w:val="00C83755"/>
    <w:rsid w:val="00CD009F"/>
    <w:rsid w:val="00CD4AA7"/>
    <w:rsid w:val="00CD4F59"/>
    <w:rsid w:val="00CE4CE4"/>
    <w:rsid w:val="00D142CD"/>
    <w:rsid w:val="00D14F9D"/>
    <w:rsid w:val="00D15F96"/>
    <w:rsid w:val="00D203AF"/>
    <w:rsid w:val="00D30854"/>
    <w:rsid w:val="00D500C7"/>
    <w:rsid w:val="00D51C21"/>
    <w:rsid w:val="00D56F67"/>
    <w:rsid w:val="00D71681"/>
    <w:rsid w:val="00D77E3E"/>
    <w:rsid w:val="00D8658B"/>
    <w:rsid w:val="00D90718"/>
    <w:rsid w:val="00DA271A"/>
    <w:rsid w:val="00DA4925"/>
    <w:rsid w:val="00DA5D8A"/>
    <w:rsid w:val="00DB3687"/>
    <w:rsid w:val="00DE2FEA"/>
    <w:rsid w:val="00DE7778"/>
    <w:rsid w:val="00DF6438"/>
    <w:rsid w:val="00E03322"/>
    <w:rsid w:val="00E16704"/>
    <w:rsid w:val="00E61D74"/>
    <w:rsid w:val="00E62291"/>
    <w:rsid w:val="00EC198B"/>
    <w:rsid w:val="00EC4946"/>
    <w:rsid w:val="00EC703F"/>
    <w:rsid w:val="00ED16C8"/>
    <w:rsid w:val="00ED1FF0"/>
    <w:rsid w:val="00ED38F2"/>
    <w:rsid w:val="00ED6C69"/>
    <w:rsid w:val="00EE62A5"/>
    <w:rsid w:val="00EE6DE2"/>
    <w:rsid w:val="00EF0443"/>
    <w:rsid w:val="00EF575A"/>
    <w:rsid w:val="00F04B26"/>
    <w:rsid w:val="00F35B1E"/>
    <w:rsid w:val="00F43C93"/>
    <w:rsid w:val="00F67F9A"/>
    <w:rsid w:val="00F700EC"/>
    <w:rsid w:val="00F77AF6"/>
    <w:rsid w:val="00F820B9"/>
    <w:rsid w:val="00FB6F0B"/>
    <w:rsid w:val="00FD24E7"/>
    <w:rsid w:val="00FE1A75"/>
    <w:rsid w:val="00FE6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039B"/>
  <w15:docId w15:val="{AB8C968B-7D83-4FFA-B2D2-7389BC46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7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187"/>
    <w:pPr>
      <w:ind w:left="720"/>
      <w:contextualSpacing/>
    </w:pPr>
  </w:style>
  <w:style w:type="character" w:styleId="Hyperlink">
    <w:name w:val="Hyperlink"/>
    <w:basedOn w:val="DefaultParagraphFont"/>
    <w:uiPriority w:val="99"/>
    <w:unhideWhenUsed/>
    <w:rsid w:val="006E5A5C"/>
    <w:rPr>
      <w:color w:val="0563C1" w:themeColor="hyperlink"/>
      <w:u w:val="single"/>
    </w:rPr>
  </w:style>
  <w:style w:type="character" w:styleId="UnresolvedMention">
    <w:name w:val="Unresolved Mention"/>
    <w:basedOn w:val="DefaultParagraphFont"/>
    <w:uiPriority w:val="99"/>
    <w:semiHidden/>
    <w:unhideWhenUsed/>
    <w:rsid w:val="006E5A5C"/>
    <w:rPr>
      <w:color w:val="605E5C"/>
      <w:shd w:val="clear" w:color="auto" w:fill="E1DFDD"/>
    </w:rPr>
  </w:style>
  <w:style w:type="paragraph" w:styleId="NormalWeb">
    <w:name w:val="Normal (Web)"/>
    <w:basedOn w:val="Normal"/>
    <w:uiPriority w:val="99"/>
    <w:semiHidden/>
    <w:unhideWhenUsed/>
    <w:rsid w:val="00ED6C6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FollowedHyperlink">
    <w:name w:val="FollowedHyperlink"/>
    <w:basedOn w:val="DefaultParagraphFont"/>
    <w:uiPriority w:val="99"/>
    <w:semiHidden/>
    <w:unhideWhenUsed/>
    <w:rsid w:val="00D77E3E"/>
    <w:rPr>
      <w:color w:val="954F72" w:themeColor="followedHyperlink"/>
      <w:u w:val="single"/>
    </w:rPr>
  </w:style>
  <w:style w:type="character" w:styleId="CommentReference">
    <w:name w:val="annotation reference"/>
    <w:basedOn w:val="DefaultParagraphFont"/>
    <w:uiPriority w:val="99"/>
    <w:semiHidden/>
    <w:unhideWhenUsed/>
    <w:rsid w:val="004F38C7"/>
    <w:rPr>
      <w:sz w:val="16"/>
      <w:szCs w:val="16"/>
    </w:rPr>
  </w:style>
  <w:style w:type="paragraph" w:styleId="CommentText">
    <w:name w:val="annotation text"/>
    <w:basedOn w:val="Normal"/>
    <w:link w:val="CommentTextChar"/>
    <w:uiPriority w:val="99"/>
    <w:unhideWhenUsed/>
    <w:rsid w:val="004F38C7"/>
    <w:pPr>
      <w:spacing w:line="240" w:lineRule="auto"/>
    </w:pPr>
    <w:rPr>
      <w:sz w:val="20"/>
      <w:szCs w:val="20"/>
    </w:rPr>
  </w:style>
  <w:style w:type="character" w:customStyle="1" w:styleId="CommentTextChar">
    <w:name w:val="Comment Text Char"/>
    <w:basedOn w:val="DefaultParagraphFont"/>
    <w:link w:val="CommentText"/>
    <w:uiPriority w:val="99"/>
    <w:rsid w:val="004F38C7"/>
    <w:rPr>
      <w:sz w:val="20"/>
      <w:szCs w:val="20"/>
    </w:rPr>
  </w:style>
  <w:style w:type="paragraph" w:styleId="CommentSubject">
    <w:name w:val="annotation subject"/>
    <w:basedOn w:val="CommentText"/>
    <w:next w:val="CommentText"/>
    <w:link w:val="CommentSubjectChar"/>
    <w:uiPriority w:val="99"/>
    <w:semiHidden/>
    <w:unhideWhenUsed/>
    <w:rsid w:val="004F38C7"/>
    <w:rPr>
      <w:b/>
      <w:bCs/>
    </w:rPr>
  </w:style>
  <w:style w:type="character" w:customStyle="1" w:styleId="CommentSubjectChar">
    <w:name w:val="Comment Subject Char"/>
    <w:basedOn w:val="CommentTextChar"/>
    <w:link w:val="CommentSubject"/>
    <w:uiPriority w:val="99"/>
    <w:semiHidden/>
    <w:rsid w:val="004F38C7"/>
    <w:rPr>
      <w:b/>
      <w:bCs/>
      <w:sz w:val="20"/>
      <w:szCs w:val="20"/>
    </w:rPr>
  </w:style>
  <w:style w:type="paragraph" w:styleId="Revision">
    <w:name w:val="Revision"/>
    <w:hidden/>
    <w:uiPriority w:val="99"/>
    <w:semiHidden/>
    <w:rsid w:val="00171B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88393">
      <w:bodyDiv w:val="1"/>
      <w:marLeft w:val="0"/>
      <w:marRight w:val="0"/>
      <w:marTop w:val="0"/>
      <w:marBottom w:val="0"/>
      <w:divBdr>
        <w:top w:val="none" w:sz="0" w:space="0" w:color="auto"/>
        <w:left w:val="none" w:sz="0" w:space="0" w:color="auto"/>
        <w:bottom w:val="none" w:sz="0" w:space="0" w:color="auto"/>
        <w:right w:val="none" w:sz="0" w:space="0" w:color="auto"/>
      </w:divBdr>
      <w:divsChild>
        <w:div w:id="1893884895">
          <w:marLeft w:val="0"/>
          <w:marRight w:val="0"/>
          <w:marTop w:val="0"/>
          <w:marBottom w:val="0"/>
          <w:divBdr>
            <w:top w:val="none" w:sz="0" w:space="0" w:color="auto"/>
            <w:left w:val="none" w:sz="0" w:space="0" w:color="auto"/>
            <w:bottom w:val="none" w:sz="0" w:space="0" w:color="auto"/>
            <w:right w:val="none" w:sz="0" w:space="0" w:color="auto"/>
          </w:divBdr>
          <w:divsChild>
            <w:div w:id="16724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234">
      <w:bodyDiv w:val="1"/>
      <w:marLeft w:val="0"/>
      <w:marRight w:val="0"/>
      <w:marTop w:val="0"/>
      <w:marBottom w:val="0"/>
      <w:divBdr>
        <w:top w:val="none" w:sz="0" w:space="0" w:color="auto"/>
        <w:left w:val="none" w:sz="0" w:space="0" w:color="auto"/>
        <w:bottom w:val="none" w:sz="0" w:space="0" w:color="auto"/>
        <w:right w:val="none" w:sz="0" w:space="0" w:color="auto"/>
      </w:divBdr>
      <w:divsChild>
        <w:div w:id="1771729895">
          <w:marLeft w:val="0"/>
          <w:marRight w:val="0"/>
          <w:marTop w:val="0"/>
          <w:marBottom w:val="0"/>
          <w:divBdr>
            <w:top w:val="none" w:sz="0" w:space="0" w:color="auto"/>
            <w:left w:val="none" w:sz="0" w:space="0" w:color="auto"/>
            <w:bottom w:val="none" w:sz="0" w:space="0" w:color="auto"/>
            <w:right w:val="none" w:sz="0" w:space="0" w:color="auto"/>
          </w:divBdr>
          <w:divsChild>
            <w:div w:id="293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802">
      <w:bodyDiv w:val="1"/>
      <w:marLeft w:val="0"/>
      <w:marRight w:val="0"/>
      <w:marTop w:val="0"/>
      <w:marBottom w:val="0"/>
      <w:divBdr>
        <w:top w:val="none" w:sz="0" w:space="0" w:color="auto"/>
        <w:left w:val="none" w:sz="0" w:space="0" w:color="auto"/>
        <w:bottom w:val="none" w:sz="0" w:space="0" w:color="auto"/>
        <w:right w:val="none" w:sz="0" w:space="0" w:color="auto"/>
      </w:divBdr>
      <w:divsChild>
        <w:div w:id="56557678">
          <w:marLeft w:val="0"/>
          <w:marRight w:val="0"/>
          <w:marTop w:val="0"/>
          <w:marBottom w:val="0"/>
          <w:divBdr>
            <w:top w:val="none" w:sz="0" w:space="0" w:color="auto"/>
            <w:left w:val="none" w:sz="0" w:space="0" w:color="auto"/>
            <w:bottom w:val="none" w:sz="0" w:space="0" w:color="auto"/>
            <w:right w:val="none" w:sz="0" w:space="0" w:color="auto"/>
          </w:divBdr>
          <w:divsChild>
            <w:div w:id="13470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2925">
      <w:bodyDiv w:val="1"/>
      <w:marLeft w:val="0"/>
      <w:marRight w:val="0"/>
      <w:marTop w:val="0"/>
      <w:marBottom w:val="0"/>
      <w:divBdr>
        <w:top w:val="none" w:sz="0" w:space="0" w:color="auto"/>
        <w:left w:val="none" w:sz="0" w:space="0" w:color="auto"/>
        <w:bottom w:val="none" w:sz="0" w:space="0" w:color="auto"/>
        <w:right w:val="none" w:sz="0" w:space="0" w:color="auto"/>
      </w:divBdr>
    </w:div>
    <w:div w:id="238172825">
      <w:bodyDiv w:val="1"/>
      <w:marLeft w:val="0"/>
      <w:marRight w:val="0"/>
      <w:marTop w:val="0"/>
      <w:marBottom w:val="0"/>
      <w:divBdr>
        <w:top w:val="none" w:sz="0" w:space="0" w:color="auto"/>
        <w:left w:val="none" w:sz="0" w:space="0" w:color="auto"/>
        <w:bottom w:val="none" w:sz="0" w:space="0" w:color="auto"/>
        <w:right w:val="none" w:sz="0" w:space="0" w:color="auto"/>
      </w:divBdr>
      <w:divsChild>
        <w:div w:id="1951548428">
          <w:marLeft w:val="0"/>
          <w:marRight w:val="0"/>
          <w:marTop w:val="0"/>
          <w:marBottom w:val="0"/>
          <w:divBdr>
            <w:top w:val="none" w:sz="0" w:space="0" w:color="auto"/>
            <w:left w:val="none" w:sz="0" w:space="0" w:color="auto"/>
            <w:bottom w:val="none" w:sz="0" w:space="0" w:color="auto"/>
            <w:right w:val="none" w:sz="0" w:space="0" w:color="auto"/>
          </w:divBdr>
          <w:divsChild>
            <w:div w:id="420957678">
              <w:marLeft w:val="0"/>
              <w:marRight w:val="0"/>
              <w:marTop w:val="0"/>
              <w:marBottom w:val="0"/>
              <w:divBdr>
                <w:top w:val="none" w:sz="0" w:space="0" w:color="auto"/>
                <w:left w:val="none" w:sz="0" w:space="0" w:color="auto"/>
                <w:bottom w:val="none" w:sz="0" w:space="0" w:color="auto"/>
                <w:right w:val="none" w:sz="0" w:space="0" w:color="auto"/>
              </w:divBdr>
            </w:div>
            <w:div w:id="1343821442">
              <w:marLeft w:val="0"/>
              <w:marRight w:val="0"/>
              <w:marTop w:val="0"/>
              <w:marBottom w:val="0"/>
              <w:divBdr>
                <w:top w:val="none" w:sz="0" w:space="0" w:color="auto"/>
                <w:left w:val="none" w:sz="0" w:space="0" w:color="auto"/>
                <w:bottom w:val="none" w:sz="0" w:space="0" w:color="auto"/>
                <w:right w:val="none" w:sz="0" w:space="0" w:color="auto"/>
              </w:divBdr>
            </w:div>
            <w:div w:id="137773063">
              <w:marLeft w:val="0"/>
              <w:marRight w:val="0"/>
              <w:marTop w:val="0"/>
              <w:marBottom w:val="0"/>
              <w:divBdr>
                <w:top w:val="none" w:sz="0" w:space="0" w:color="auto"/>
                <w:left w:val="none" w:sz="0" w:space="0" w:color="auto"/>
                <w:bottom w:val="none" w:sz="0" w:space="0" w:color="auto"/>
                <w:right w:val="none" w:sz="0" w:space="0" w:color="auto"/>
              </w:divBdr>
            </w:div>
            <w:div w:id="1597402400">
              <w:marLeft w:val="0"/>
              <w:marRight w:val="0"/>
              <w:marTop w:val="0"/>
              <w:marBottom w:val="0"/>
              <w:divBdr>
                <w:top w:val="none" w:sz="0" w:space="0" w:color="auto"/>
                <w:left w:val="none" w:sz="0" w:space="0" w:color="auto"/>
                <w:bottom w:val="none" w:sz="0" w:space="0" w:color="auto"/>
                <w:right w:val="none" w:sz="0" w:space="0" w:color="auto"/>
              </w:divBdr>
            </w:div>
            <w:div w:id="61367051">
              <w:marLeft w:val="0"/>
              <w:marRight w:val="0"/>
              <w:marTop w:val="0"/>
              <w:marBottom w:val="0"/>
              <w:divBdr>
                <w:top w:val="none" w:sz="0" w:space="0" w:color="auto"/>
                <w:left w:val="none" w:sz="0" w:space="0" w:color="auto"/>
                <w:bottom w:val="none" w:sz="0" w:space="0" w:color="auto"/>
                <w:right w:val="none" w:sz="0" w:space="0" w:color="auto"/>
              </w:divBdr>
            </w:div>
            <w:div w:id="1194924011">
              <w:marLeft w:val="0"/>
              <w:marRight w:val="0"/>
              <w:marTop w:val="0"/>
              <w:marBottom w:val="0"/>
              <w:divBdr>
                <w:top w:val="none" w:sz="0" w:space="0" w:color="auto"/>
                <w:left w:val="none" w:sz="0" w:space="0" w:color="auto"/>
                <w:bottom w:val="none" w:sz="0" w:space="0" w:color="auto"/>
                <w:right w:val="none" w:sz="0" w:space="0" w:color="auto"/>
              </w:divBdr>
            </w:div>
            <w:div w:id="269244237">
              <w:marLeft w:val="0"/>
              <w:marRight w:val="0"/>
              <w:marTop w:val="0"/>
              <w:marBottom w:val="0"/>
              <w:divBdr>
                <w:top w:val="none" w:sz="0" w:space="0" w:color="auto"/>
                <w:left w:val="none" w:sz="0" w:space="0" w:color="auto"/>
                <w:bottom w:val="none" w:sz="0" w:space="0" w:color="auto"/>
                <w:right w:val="none" w:sz="0" w:space="0" w:color="auto"/>
              </w:divBdr>
            </w:div>
            <w:div w:id="1259364378">
              <w:marLeft w:val="0"/>
              <w:marRight w:val="0"/>
              <w:marTop w:val="0"/>
              <w:marBottom w:val="0"/>
              <w:divBdr>
                <w:top w:val="none" w:sz="0" w:space="0" w:color="auto"/>
                <w:left w:val="none" w:sz="0" w:space="0" w:color="auto"/>
                <w:bottom w:val="none" w:sz="0" w:space="0" w:color="auto"/>
                <w:right w:val="none" w:sz="0" w:space="0" w:color="auto"/>
              </w:divBdr>
            </w:div>
            <w:div w:id="15382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3854">
      <w:bodyDiv w:val="1"/>
      <w:marLeft w:val="0"/>
      <w:marRight w:val="0"/>
      <w:marTop w:val="0"/>
      <w:marBottom w:val="0"/>
      <w:divBdr>
        <w:top w:val="none" w:sz="0" w:space="0" w:color="auto"/>
        <w:left w:val="none" w:sz="0" w:space="0" w:color="auto"/>
        <w:bottom w:val="none" w:sz="0" w:space="0" w:color="auto"/>
        <w:right w:val="none" w:sz="0" w:space="0" w:color="auto"/>
      </w:divBdr>
      <w:divsChild>
        <w:div w:id="556824828">
          <w:marLeft w:val="0"/>
          <w:marRight w:val="0"/>
          <w:marTop w:val="0"/>
          <w:marBottom w:val="0"/>
          <w:divBdr>
            <w:top w:val="none" w:sz="0" w:space="0" w:color="auto"/>
            <w:left w:val="none" w:sz="0" w:space="0" w:color="auto"/>
            <w:bottom w:val="none" w:sz="0" w:space="0" w:color="auto"/>
            <w:right w:val="none" w:sz="0" w:space="0" w:color="auto"/>
          </w:divBdr>
          <w:divsChild>
            <w:div w:id="11571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89809">
      <w:bodyDiv w:val="1"/>
      <w:marLeft w:val="0"/>
      <w:marRight w:val="0"/>
      <w:marTop w:val="0"/>
      <w:marBottom w:val="0"/>
      <w:divBdr>
        <w:top w:val="none" w:sz="0" w:space="0" w:color="auto"/>
        <w:left w:val="none" w:sz="0" w:space="0" w:color="auto"/>
        <w:bottom w:val="none" w:sz="0" w:space="0" w:color="auto"/>
        <w:right w:val="none" w:sz="0" w:space="0" w:color="auto"/>
      </w:divBdr>
    </w:div>
    <w:div w:id="437943703">
      <w:bodyDiv w:val="1"/>
      <w:marLeft w:val="0"/>
      <w:marRight w:val="0"/>
      <w:marTop w:val="0"/>
      <w:marBottom w:val="0"/>
      <w:divBdr>
        <w:top w:val="none" w:sz="0" w:space="0" w:color="auto"/>
        <w:left w:val="none" w:sz="0" w:space="0" w:color="auto"/>
        <w:bottom w:val="none" w:sz="0" w:space="0" w:color="auto"/>
        <w:right w:val="none" w:sz="0" w:space="0" w:color="auto"/>
      </w:divBdr>
      <w:divsChild>
        <w:div w:id="1799371417">
          <w:marLeft w:val="0"/>
          <w:marRight w:val="0"/>
          <w:marTop w:val="0"/>
          <w:marBottom w:val="0"/>
          <w:divBdr>
            <w:top w:val="none" w:sz="0" w:space="0" w:color="auto"/>
            <w:left w:val="none" w:sz="0" w:space="0" w:color="auto"/>
            <w:bottom w:val="none" w:sz="0" w:space="0" w:color="auto"/>
            <w:right w:val="none" w:sz="0" w:space="0" w:color="auto"/>
          </w:divBdr>
          <w:divsChild>
            <w:div w:id="7209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7413">
      <w:bodyDiv w:val="1"/>
      <w:marLeft w:val="0"/>
      <w:marRight w:val="0"/>
      <w:marTop w:val="0"/>
      <w:marBottom w:val="0"/>
      <w:divBdr>
        <w:top w:val="none" w:sz="0" w:space="0" w:color="auto"/>
        <w:left w:val="none" w:sz="0" w:space="0" w:color="auto"/>
        <w:bottom w:val="none" w:sz="0" w:space="0" w:color="auto"/>
        <w:right w:val="none" w:sz="0" w:space="0" w:color="auto"/>
      </w:divBdr>
      <w:divsChild>
        <w:div w:id="1286039396">
          <w:marLeft w:val="0"/>
          <w:marRight w:val="0"/>
          <w:marTop w:val="0"/>
          <w:marBottom w:val="0"/>
          <w:divBdr>
            <w:top w:val="none" w:sz="0" w:space="0" w:color="auto"/>
            <w:left w:val="none" w:sz="0" w:space="0" w:color="auto"/>
            <w:bottom w:val="none" w:sz="0" w:space="0" w:color="auto"/>
            <w:right w:val="none" w:sz="0" w:space="0" w:color="auto"/>
          </w:divBdr>
          <w:divsChild>
            <w:div w:id="10567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6910">
      <w:bodyDiv w:val="1"/>
      <w:marLeft w:val="0"/>
      <w:marRight w:val="0"/>
      <w:marTop w:val="0"/>
      <w:marBottom w:val="0"/>
      <w:divBdr>
        <w:top w:val="none" w:sz="0" w:space="0" w:color="auto"/>
        <w:left w:val="none" w:sz="0" w:space="0" w:color="auto"/>
        <w:bottom w:val="none" w:sz="0" w:space="0" w:color="auto"/>
        <w:right w:val="none" w:sz="0" w:space="0" w:color="auto"/>
      </w:divBdr>
      <w:divsChild>
        <w:div w:id="1487546518">
          <w:marLeft w:val="0"/>
          <w:marRight w:val="0"/>
          <w:marTop w:val="0"/>
          <w:marBottom w:val="0"/>
          <w:divBdr>
            <w:top w:val="none" w:sz="0" w:space="0" w:color="auto"/>
            <w:left w:val="none" w:sz="0" w:space="0" w:color="auto"/>
            <w:bottom w:val="none" w:sz="0" w:space="0" w:color="auto"/>
            <w:right w:val="none" w:sz="0" w:space="0" w:color="auto"/>
          </w:divBdr>
          <w:divsChild>
            <w:div w:id="11285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8357">
      <w:bodyDiv w:val="1"/>
      <w:marLeft w:val="0"/>
      <w:marRight w:val="0"/>
      <w:marTop w:val="0"/>
      <w:marBottom w:val="0"/>
      <w:divBdr>
        <w:top w:val="none" w:sz="0" w:space="0" w:color="auto"/>
        <w:left w:val="none" w:sz="0" w:space="0" w:color="auto"/>
        <w:bottom w:val="none" w:sz="0" w:space="0" w:color="auto"/>
        <w:right w:val="none" w:sz="0" w:space="0" w:color="auto"/>
      </w:divBdr>
    </w:div>
    <w:div w:id="842167466">
      <w:bodyDiv w:val="1"/>
      <w:marLeft w:val="0"/>
      <w:marRight w:val="0"/>
      <w:marTop w:val="0"/>
      <w:marBottom w:val="0"/>
      <w:divBdr>
        <w:top w:val="none" w:sz="0" w:space="0" w:color="auto"/>
        <w:left w:val="none" w:sz="0" w:space="0" w:color="auto"/>
        <w:bottom w:val="none" w:sz="0" w:space="0" w:color="auto"/>
        <w:right w:val="none" w:sz="0" w:space="0" w:color="auto"/>
      </w:divBdr>
    </w:div>
    <w:div w:id="862671884">
      <w:bodyDiv w:val="1"/>
      <w:marLeft w:val="0"/>
      <w:marRight w:val="0"/>
      <w:marTop w:val="0"/>
      <w:marBottom w:val="0"/>
      <w:divBdr>
        <w:top w:val="none" w:sz="0" w:space="0" w:color="auto"/>
        <w:left w:val="none" w:sz="0" w:space="0" w:color="auto"/>
        <w:bottom w:val="none" w:sz="0" w:space="0" w:color="auto"/>
        <w:right w:val="none" w:sz="0" w:space="0" w:color="auto"/>
      </w:divBdr>
    </w:div>
    <w:div w:id="940839523">
      <w:bodyDiv w:val="1"/>
      <w:marLeft w:val="0"/>
      <w:marRight w:val="0"/>
      <w:marTop w:val="0"/>
      <w:marBottom w:val="0"/>
      <w:divBdr>
        <w:top w:val="none" w:sz="0" w:space="0" w:color="auto"/>
        <w:left w:val="none" w:sz="0" w:space="0" w:color="auto"/>
        <w:bottom w:val="none" w:sz="0" w:space="0" w:color="auto"/>
        <w:right w:val="none" w:sz="0" w:space="0" w:color="auto"/>
      </w:divBdr>
      <w:divsChild>
        <w:div w:id="1957366249">
          <w:marLeft w:val="0"/>
          <w:marRight w:val="0"/>
          <w:marTop w:val="0"/>
          <w:marBottom w:val="0"/>
          <w:divBdr>
            <w:top w:val="none" w:sz="0" w:space="0" w:color="auto"/>
            <w:left w:val="none" w:sz="0" w:space="0" w:color="auto"/>
            <w:bottom w:val="none" w:sz="0" w:space="0" w:color="auto"/>
            <w:right w:val="none" w:sz="0" w:space="0" w:color="auto"/>
          </w:divBdr>
          <w:divsChild>
            <w:div w:id="15331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37324">
      <w:bodyDiv w:val="1"/>
      <w:marLeft w:val="0"/>
      <w:marRight w:val="0"/>
      <w:marTop w:val="0"/>
      <w:marBottom w:val="0"/>
      <w:divBdr>
        <w:top w:val="none" w:sz="0" w:space="0" w:color="auto"/>
        <w:left w:val="none" w:sz="0" w:space="0" w:color="auto"/>
        <w:bottom w:val="none" w:sz="0" w:space="0" w:color="auto"/>
        <w:right w:val="none" w:sz="0" w:space="0" w:color="auto"/>
      </w:divBdr>
    </w:div>
    <w:div w:id="965086526">
      <w:bodyDiv w:val="1"/>
      <w:marLeft w:val="0"/>
      <w:marRight w:val="0"/>
      <w:marTop w:val="0"/>
      <w:marBottom w:val="0"/>
      <w:divBdr>
        <w:top w:val="none" w:sz="0" w:space="0" w:color="auto"/>
        <w:left w:val="none" w:sz="0" w:space="0" w:color="auto"/>
        <w:bottom w:val="none" w:sz="0" w:space="0" w:color="auto"/>
        <w:right w:val="none" w:sz="0" w:space="0" w:color="auto"/>
      </w:divBdr>
      <w:divsChild>
        <w:div w:id="516231808">
          <w:marLeft w:val="0"/>
          <w:marRight w:val="0"/>
          <w:marTop w:val="0"/>
          <w:marBottom w:val="0"/>
          <w:divBdr>
            <w:top w:val="none" w:sz="0" w:space="0" w:color="auto"/>
            <w:left w:val="none" w:sz="0" w:space="0" w:color="auto"/>
            <w:bottom w:val="none" w:sz="0" w:space="0" w:color="auto"/>
            <w:right w:val="none" w:sz="0" w:space="0" w:color="auto"/>
          </w:divBdr>
          <w:divsChild>
            <w:div w:id="16062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2344">
      <w:bodyDiv w:val="1"/>
      <w:marLeft w:val="0"/>
      <w:marRight w:val="0"/>
      <w:marTop w:val="0"/>
      <w:marBottom w:val="0"/>
      <w:divBdr>
        <w:top w:val="none" w:sz="0" w:space="0" w:color="auto"/>
        <w:left w:val="none" w:sz="0" w:space="0" w:color="auto"/>
        <w:bottom w:val="none" w:sz="0" w:space="0" w:color="auto"/>
        <w:right w:val="none" w:sz="0" w:space="0" w:color="auto"/>
      </w:divBdr>
    </w:div>
    <w:div w:id="1115098096">
      <w:bodyDiv w:val="1"/>
      <w:marLeft w:val="0"/>
      <w:marRight w:val="0"/>
      <w:marTop w:val="0"/>
      <w:marBottom w:val="0"/>
      <w:divBdr>
        <w:top w:val="none" w:sz="0" w:space="0" w:color="auto"/>
        <w:left w:val="none" w:sz="0" w:space="0" w:color="auto"/>
        <w:bottom w:val="none" w:sz="0" w:space="0" w:color="auto"/>
        <w:right w:val="none" w:sz="0" w:space="0" w:color="auto"/>
      </w:divBdr>
    </w:div>
    <w:div w:id="1159036291">
      <w:bodyDiv w:val="1"/>
      <w:marLeft w:val="0"/>
      <w:marRight w:val="0"/>
      <w:marTop w:val="0"/>
      <w:marBottom w:val="0"/>
      <w:divBdr>
        <w:top w:val="none" w:sz="0" w:space="0" w:color="auto"/>
        <w:left w:val="none" w:sz="0" w:space="0" w:color="auto"/>
        <w:bottom w:val="none" w:sz="0" w:space="0" w:color="auto"/>
        <w:right w:val="none" w:sz="0" w:space="0" w:color="auto"/>
      </w:divBdr>
    </w:div>
    <w:div w:id="1213814122">
      <w:bodyDiv w:val="1"/>
      <w:marLeft w:val="0"/>
      <w:marRight w:val="0"/>
      <w:marTop w:val="0"/>
      <w:marBottom w:val="0"/>
      <w:divBdr>
        <w:top w:val="none" w:sz="0" w:space="0" w:color="auto"/>
        <w:left w:val="none" w:sz="0" w:space="0" w:color="auto"/>
        <w:bottom w:val="none" w:sz="0" w:space="0" w:color="auto"/>
        <w:right w:val="none" w:sz="0" w:space="0" w:color="auto"/>
      </w:divBdr>
    </w:div>
    <w:div w:id="1222785471">
      <w:bodyDiv w:val="1"/>
      <w:marLeft w:val="0"/>
      <w:marRight w:val="0"/>
      <w:marTop w:val="0"/>
      <w:marBottom w:val="0"/>
      <w:divBdr>
        <w:top w:val="none" w:sz="0" w:space="0" w:color="auto"/>
        <w:left w:val="none" w:sz="0" w:space="0" w:color="auto"/>
        <w:bottom w:val="none" w:sz="0" w:space="0" w:color="auto"/>
        <w:right w:val="none" w:sz="0" w:space="0" w:color="auto"/>
      </w:divBdr>
      <w:divsChild>
        <w:div w:id="1439252566">
          <w:marLeft w:val="0"/>
          <w:marRight w:val="0"/>
          <w:marTop w:val="0"/>
          <w:marBottom w:val="0"/>
          <w:divBdr>
            <w:top w:val="none" w:sz="0" w:space="0" w:color="auto"/>
            <w:left w:val="none" w:sz="0" w:space="0" w:color="auto"/>
            <w:bottom w:val="none" w:sz="0" w:space="0" w:color="auto"/>
            <w:right w:val="none" w:sz="0" w:space="0" w:color="auto"/>
          </w:divBdr>
          <w:divsChild>
            <w:div w:id="18764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3887">
      <w:bodyDiv w:val="1"/>
      <w:marLeft w:val="0"/>
      <w:marRight w:val="0"/>
      <w:marTop w:val="0"/>
      <w:marBottom w:val="0"/>
      <w:divBdr>
        <w:top w:val="none" w:sz="0" w:space="0" w:color="auto"/>
        <w:left w:val="none" w:sz="0" w:space="0" w:color="auto"/>
        <w:bottom w:val="none" w:sz="0" w:space="0" w:color="auto"/>
        <w:right w:val="none" w:sz="0" w:space="0" w:color="auto"/>
      </w:divBdr>
      <w:divsChild>
        <w:div w:id="545794199">
          <w:marLeft w:val="0"/>
          <w:marRight w:val="0"/>
          <w:marTop w:val="0"/>
          <w:marBottom w:val="0"/>
          <w:divBdr>
            <w:top w:val="none" w:sz="0" w:space="0" w:color="auto"/>
            <w:left w:val="none" w:sz="0" w:space="0" w:color="auto"/>
            <w:bottom w:val="none" w:sz="0" w:space="0" w:color="auto"/>
            <w:right w:val="none" w:sz="0" w:space="0" w:color="auto"/>
          </w:divBdr>
          <w:divsChild>
            <w:div w:id="171411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3663">
      <w:bodyDiv w:val="1"/>
      <w:marLeft w:val="0"/>
      <w:marRight w:val="0"/>
      <w:marTop w:val="0"/>
      <w:marBottom w:val="0"/>
      <w:divBdr>
        <w:top w:val="none" w:sz="0" w:space="0" w:color="auto"/>
        <w:left w:val="none" w:sz="0" w:space="0" w:color="auto"/>
        <w:bottom w:val="none" w:sz="0" w:space="0" w:color="auto"/>
        <w:right w:val="none" w:sz="0" w:space="0" w:color="auto"/>
      </w:divBdr>
    </w:div>
    <w:div w:id="1339966390">
      <w:bodyDiv w:val="1"/>
      <w:marLeft w:val="0"/>
      <w:marRight w:val="0"/>
      <w:marTop w:val="0"/>
      <w:marBottom w:val="0"/>
      <w:divBdr>
        <w:top w:val="none" w:sz="0" w:space="0" w:color="auto"/>
        <w:left w:val="none" w:sz="0" w:space="0" w:color="auto"/>
        <w:bottom w:val="none" w:sz="0" w:space="0" w:color="auto"/>
        <w:right w:val="none" w:sz="0" w:space="0" w:color="auto"/>
      </w:divBdr>
      <w:divsChild>
        <w:div w:id="1390303187">
          <w:marLeft w:val="0"/>
          <w:marRight w:val="0"/>
          <w:marTop w:val="0"/>
          <w:marBottom w:val="0"/>
          <w:divBdr>
            <w:top w:val="none" w:sz="0" w:space="0" w:color="auto"/>
            <w:left w:val="none" w:sz="0" w:space="0" w:color="auto"/>
            <w:bottom w:val="none" w:sz="0" w:space="0" w:color="auto"/>
            <w:right w:val="none" w:sz="0" w:space="0" w:color="auto"/>
          </w:divBdr>
          <w:divsChild>
            <w:div w:id="8825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4645">
      <w:bodyDiv w:val="1"/>
      <w:marLeft w:val="0"/>
      <w:marRight w:val="0"/>
      <w:marTop w:val="0"/>
      <w:marBottom w:val="0"/>
      <w:divBdr>
        <w:top w:val="none" w:sz="0" w:space="0" w:color="auto"/>
        <w:left w:val="none" w:sz="0" w:space="0" w:color="auto"/>
        <w:bottom w:val="none" w:sz="0" w:space="0" w:color="auto"/>
        <w:right w:val="none" w:sz="0" w:space="0" w:color="auto"/>
      </w:divBdr>
      <w:divsChild>
        <w:div w:id="1807313132">
          <w:marLeft w:val="0"/>
          <w:marRight w:val="0"/>
          <w:marTop w:val="0"/>
          <w:marBottom w:val="0"/>
          <w:divBdr>
            <w:top w:val="none" w:sz="0" w:space="0" w:color="auto"/>
            <w:left w:val="none" w:sz="0" w:space="0" w:color="auto"/>
            <w:bottom w:val="none" w:sz="0" w:space="0" w:color="auto"/>
            <w:right w:val="none" w:sz="0" w:space="0" w:color="auto"/>
          </w:divBdr>
          <w:divsChild>
            <w:div w:id="1943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8249">
      <w:bodyDiv w:val="1"/>
      <w:marLeft w:val="0"/>
      <w:marRight w:val="0"/>
      <w:marTop w:val="0"/>
      <w:marBottom w:val="0"/>
      <w:divBdr>
        <w:top w:val="none" w:sz="0" w:space="0" w:color="auto"/>
        <w:left w:val="none" w:sz="0" w:space="0" w:color="auto"/>
        <w:bottom w:val="none" w:sz="0" w:space="0" w:color="auto"/>
        <w:right w:val="none" w:sz="0" w:space="0" w:color="auto"/>
      </w:divBdr>
      <w:divsChild>
        <w:div w:id="905073375">
          <w:marLeft w:val="0"/>
          <w:marRight w:val="0"/>
          <w:marTop w:val="0"/>
          <w:marBottom w:val="0"/>
          <w:divBdr>
            <w:top w:val="none" w:sz="0" w:space="0" w:color="auto"/>
            <w:left w:val="none" w:sz="0" w:space="0" w:color="auto"/>
            <w:bottom w:val="none" w:sz="0" w:space="0" w:color="auto"/>
            <w:right w:val="none" w:sz="0" w:space="0" w:color="auto"/>
          </w:divBdr>
          <w:divsChild>
            <w:div w:id="14805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0454">
      <w:bodyDiv w:val="1"/>
      <w:marLeft w:val="0"/>
      <w:marRight w:val="0"/>
      <w:marTop w:val="0"/>
      <w:marBottom w:val="0"/>
      <w:divBdr>
        <w:top w:val="none" w:sz="0" w:space="0" w:color="auto"/>
        <w:left w:val="none" w:sz="0" w:space="0" w:color="auto"/>
        <w:bottom w:val="none" w:sz="0" w:space="0" w:color="auto"/>
        <w:right w:val="none" w:sz="0" w:space="0" w:color="auto"/>
      </w:divBdr>
    </w:div>
    <w:div w:id="1626158692">
      <w:bodyDiv w:val="1"/>
      <w:marLeft w:val="0"/>
      <w:marRight w:val="0"/>
      <w:marTop w:val="0"/>
      <w:marBottom w:val="0"/>
      <w:divBdr>
        <w:top w:val="none" w:sz="0" w:space="0" w:color="auto"/>
        <w:left w:val="none" w:sz="0" w:space="0" w:color="auto"/>
        <w:bottom w:val="none" w:sz="0" w:space="0" w:color="auto"/>
        <w:right w:val="none" w:sz="0" w:space="0" w:color="auto"/>
      </w:divBdr>
      <w:divsChild>
        <w:div w:id="933826533">
          <w:marLeft w:val="0"/>
          <w:marRight w:val="0"/>
          <w:marTop w:val="0"/>
          <w:marBottom w:val="0"/>
          <w:divBdr>
            <w:top w:val="none" w:sz="0" w:space="0" w:color="auto"/>
            <w:left w:val="none" w:sz="0" w:space="0" w:color="auto"/>
            <w:bottom w:val="none" w:sz="0" w:space="0" w:color="auto"/>
            <w:right w:val="none" w:sz="0" w:space="0" w:color="auto"/>
          </w:divBdr>
          <w:divsChild>
            <w:div w:id="5396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4438">
      <w:bodyDiv w:val="1"/>
      <w:marLeft w:val="0"/>
      <w:marRight w:val="0"/>
      <w:marTop w:val="0"/>
      <w:marBottom w:val="0"/>
      <w:divBdr>
        <w:top w:val="none" w:sz="0" w:space="0" w:color="auto"/>
        <w:left w:val="none" w:sz="0" w:space="0" w:color="auto"/>
        <w:bottom w:val="none" w:sz="0" w:space="0" w:color="auto"/>
        <w:right w:val="none" w:sz="0" w:space="0" w:color="auto"/>
      </w:divBdr>
    </w:div>
    <w:div w:id="1780954343">
      <w:bodyDiv w:val="1"/>
      <w:marLeft w:val="0"/>
      <w:marRight w:val="0"/>
      <w:marTop w:val="0"/>
      <w:marBottom w:val="0"/>
      <w:divBdr>
        <w:top w:val="none" w:sz="0" w:space="0" w:color="auto"/>
        <w:left w:val="none" w:sz="0" w:space="0" w:color="auto"/>
        <w:bottom w:val="none" w:sz="0" w:space="0" w:color="auto"/>
        <w:right w:val="none" w:sz="0" w:space="0" w:color="auto"/>
      </w:divBdr>
      <w:divsChild>
        <w:div w:id="1261986585">
          <w:marLeft w:val="0"/>
          <w:marRight w:val="0"/>
          <w:marTop w:val="0"/>
          <w:marBottom w:val="0"/>
          <w:divBdr>
            <w:top w:val="none" w:sz="0" w:space="0" w:color="auto"/>
            <w:left w:val="none" w:sz="0" w:space="0" w:color="auto"/>
            <w:bottom w:val="none" w:sz="0" w:space="0" w:color="auto"/>
            <w:right w:val="none" w:sz="0" w:space="0" w:color="auto"/>
          </w:divBdr>
          <w:divsChild>
            <w:div w:id="8450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8930">
      <w:bodyDiv w:val="1"/>
      <w:marLeft w:val="0"/>
      <w:marRight w:val="0"/>
      <w:marTop w:val="0"/>
      <w:marBottom w:val="0"/>
      <w:divBdr>
        <w:top w:val="none" w:sz="0" w:space="0" w:color="auto"/>
        <w:left w:val="none" w:sz="0" w:space="0" w:color="auto"/>
        <w:bottom w:val="none" w:sz="0" w:space="0" w:color="auto"/>
        <w:right w:val="none" w:sz="0" w:space="0" w:color="auto"/>
      </w:divBdr>
      <w:divsChild>
        <w:div w:id="1024475914">
          <w:marLeft w:val="0"/>
          <w:marRight w:val="0"/>
          <w:marTop w:val="0"/>
          <w:marBottom w:val="0"/>
          <w:divBdr>
            <w:top w:val="none" w:sz="0" w:space="0" w:color="auto"/>
            <w:left w:val="none" w:sz="0" w:space="0" w:color="auto"/>
            <w:bottom w:val="none" w:sz="0" w:space="0" w:color="auto"/>
            <w:right w:val="none" w:sz="0" w:space="0" w:color="auto"/>
          </w:divBdr>
          <w:divsChild>
            <w:div w:id="9113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9523">
      <w:bodyDiv w:val="1"/>
      <w:marLeft w:val="0"/>
      <w:marRight w:val="0"/>
      <w:marTop w:val="0"/>
      <w:marBottom w:val="0"/>
      <w:divBdr>
        <w:top w:val="none" w:sz="0" w:space="0" w:color="auto"/>
        <w:left w:val="none" w:sz="0" w:space="0" w:color="auto"/>
        <w:bottom w:val="none" w:sz="0" w:space="0" w:color="auto"/>
        <w:right w:val="none" w:sz="0" w:space="0" w:color="auto"/>
      </w:divBdr>
    </w:div>
    <w:div w:id="2101096748">
      <w:bodyDiv w:val="1"/>
      <w:marLeft w:val="0"/>
      <w:marRight w:val="0"/>
      <w:marTop w:val="0"/>
      <w:marBottom w:val="0"/>
      <w:divBdr>
        <w:top w:val="none" w:sz="0" w:space="0" w:color="auto"/>
        <w:left w:val="none" w:sz="0" w:space="0" w:color="auto"/>
        <w:bottom w:val="none" w:sz="0" w:space="0" w:color="auto"/>
        <w:right w:val="none" w:sz="0" w:space="0" w:color="auto"/>
      </w:divBdr>
    </w:div>
    <w:div w:id="2107186108">
      <w:bodyDiv w:val="1"/>
      <w:marLeft w:val="0"/>
      <w:marRight w:val="0"/>
      <w:marTop w:val="0"/>
      <w:marBottom w:val="0"/>
      <w:divBdr>
        <w:top w:val="none" w:sz="0" w:space="0" w:color="auto"/>
        <w:left w:val="none" w:sz="0" w:space="0" w:color="auto"/>
        <w:bottom w:val="none" w:sz="0" w:space="0" w:color="auto"/>
        <w:right w:val="none" w:sz="0" w:space="0" w:color="auto"/>
      </w:divBdr>
    </w:div>
    <w:div w:id="2143114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nomad.broadinstitute.org/downloads"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hyperlink" Target="https://samtools.github.io/bcftool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nsembl.org/info/docs/tools/vep/script/index.html" TargetMode="External"/><Relationship Id="rId11" Type="http://schemas.openxmlformats.org/officeDocument/2006/relationships/hyperlink" Target="https://bedtools.readthedocs.io/en/latest/" TargetMode="External"/><Relationship Id="rId5" Type="http://schemas.openxmlformats.org/officeDocument/2006/relationships/webSettings" Target="webSettings.xml"/><Relationship Id="rId10" Type="http://schemas.openxmlformats.org/officeDocument/2006/relationships/hyperlink" Target="https://conda.io/projects/conda/en/latest/user-guide/tasks/manage-python.html" TargetMode="External"/><Relationship Id="rId4" Type="http://schemas.openxmlformats.org/officeDocument/2006/relationships/settings" Target="settings.xml"/><Relationship Id="rId9" Type="http://schemas.openxmlformats.org/officeDocument/2006/relationships/hyperlink" Target="https://gatk.broadinstitute.org/hc/en-us/articles/360041851491-DepthOfCoverage-BE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79026F-DFE7-974D-AB44-B8ADB952176A}">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3101E-46D4-450E-806A-F5D9DAB83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4694</Words>
  <Characters>26756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Schafer, Evan</dc:creator>
  <cp:keywords/>
  <dc:description/>
  <cp:lastModifiedBy>He, Wen</cp:lastModifiedBy>
  <cp:revision>4</cp:revision>
  <dcterms:created xsi:type="dcterms:W3CDTF">2023-03-28T13:10:00Z</dcterms:created>
  <dcterms:modified xsi:type="dcterms:W3CDTF">2023-04-05T14:13:00Z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documentId_6926</vt:lpwstr>
  </property>
  <property fmtid="{D5CDD505-2E9C-101B-9397-08002B2CF9AE}" pid="3" name="grammarly_documentContext">
    <vt:lpwstr>{"goals":[],"domain":"general","emotions":[],"dialect":"american"}</vt:lpwstr>
  </property>
</Properties>
</file>